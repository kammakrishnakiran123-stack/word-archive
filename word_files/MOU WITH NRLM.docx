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EDE13" w14:textId="77777777" w:rsidR="00B1448F" w:rsidRPr="00B80189" w:rsidRDefault="00B1448F" w:rsidP="00B80189">
      <w:pPr>
        <w:shd w:val="clear" w:color="auto" w:fill="FFFFFF"/>
        <w:spacing w:line="276" w:lineRule="auto"/>
        <w:ind w:left="709" w:right="-46"/>
        <w:jc w:val="center"/>
        <w:rPr>
          <w:rFonts w:eastAsia="Arial"/>
          <w:b/>
        </w:rPr>
      </w:pPr>
      <w:r w:rsidRPr="00B80189">
        <w:rPr>
          <w:rFonts w:eastAsia="Arial"/>
          <w:b/>
        </w:rPr>
        <w:t>MEMORANDUM OF UNDERSTANDING</w:t>
      </w:r>
    </w:p>
    <w:p w14:paraId="380A3886" w14:textId="77777777" w:rsidR="00B1448F" w:rsidRPr="00B80189" w:rsidRDefault="00B1448F" w:rsidP="00B80189">
      <w:pPr>
        <w:shd w:val="clear" w:color="auto" w:fill="FFFFFF"/>
        <w:spacing w:line="276" w:lineRule="auto"/>
        <w:ind w:left="709" w:right="-46"/>
        <w:jc w:val="center"/>
        <w:rPr>
          <w:rFonts w:eastAsia="Arial"/>
          <w:b/>
        </w:rPr>
      </w:pPr>
      <w:r w:rsidRPr="00B80189">
        <w:rPr>
          <w:rFonts w:eastAsia="Arial"/>
          <w:b/>
        </w:rPr>
        <w:t>BETWEEN</w:t>
      </w:r>
    </w:p>
    <w:p w14:paraId="7B273A4E" w14:textId="77777777" w:rsidR="00B1448F" w:rsidRPr="00B80189" w:rsidRDefault="00B1448F" w:rsidP="00B80189">
      <w:pPr>
        <w:shd w:val="clear" w:color="auto" w:fill="FFFFFF"/>
        <w:spacing w:line="276" w:lineRule="auto"/>
        <w:ind w:left="709" w:right="-46"/>
        <w:jc w:val="center"/>
        <w:rPr>
          <w:rFonts w:eastAsia="Arial"/>
          <w:b/>
        </w:rPr>
      </w:pPr>
    </w:p>
    <w:p w14:paraId="31EC93E1" w14:textId="77777777" w:rsidR="00B1448F" w:rsidRPr="00B80189" w:rsidRDefault="00B1448F" w:rsidP="00B80189">
      <w:pPr>
        <w:shd w:val="clear" w:color="auto" w:fill="FFFFFF"/>
        <w:spacing w:line="276" w:lineRule="auto"/>
        <w:ind w:left="709" w:right="-46"/>
        <w:jc w:val="center"/>
        <w:rPr>
          <w:rFonts w:eastAsia="Arial"/>
          <w:b/>
        </w:rPr>
      </w:pPr>
      <w:r w:rsidRPr="00B80189">
        <w:rPr>
          <w:rFonts w:eastAsia="Arial"/>
          <w:b/>
        </w:rPr>
        <w:t xml:space="preserve">NATIONAL RURAL LIVELIHOODS MISSION, </w:t>
      </w:r>
    </w:p>
    <w:p w14:paraId="6DE56B68" w14:textId="77777777" w:rsidR="00B1448F" w:rsidRPr="00B80189" w:rsidRDefault="00B1448F" w:rsidP="00B80189">
      <w:pPr>
        <w:shd w:val="clear" w:color="auto" w:fill="FFFFFF"/>
        <w:spacing w:line="276" w:lineRule="auto"/>
        <w:ind w:left="709" w:right="-46"/>
        <w:jc w:val="center"/>
        <w:rPr>
          <w:rFonts w:eastAsia="Arial"/>
          <w:b/>
        </w:rPr>
      </w:pPr>
      <w:r w:rsidRPr="00B80189">
        <w:rPr>
          <w:rFonts w:eastAsia="Arial"/>
          <w:b/>
        </w:rPr>
        <w:t xml:space="preserve">DEPARTMENT OF RURAL DEVELOPMENT, </w:t>
      </w:r>
    </w:p>
    <w:p w14:paraId="4B5B4603" w14:textId="5BF1FF8B" w:rsidR="00B1448F" w:rsidRPr="00B80189" w:rsidRDefault="00B1448F" w:rsidP="00B80189">
      <w:pPr>
        <w:shd w:val="clear" w:color="auto" w:fill="FFFFFF"/>
        <w:spacing w:line="276" w:lineRule="auto"/>
        <w:ind w:left="709" w:right="-46"/>
        <w:jc w:val="center"/>
        <w:rPr>
          <w:rFonts w:eastAsia="Arial"/>
          <w:b/>
        </w:rPr>
      </w:pPr>
      <w:r w:rsidRPr="00B80189">
        <w:rPr>
          <w:rFonts w:eastAsia="Arial"/>
          <w:b/>
        </w:rPr>
        <w:t xml:space="preserve">MINISTRY OF RURAL DEVELOPMENT, </w:t>
      </w:r>
    </w:p>
    <w:p w14:paraId="09932892" w14:textId="155674E9" w:rsidR="00B1448F" w:rsidRPr="00B80189" w:rsidRDefault="00B1448F" w:rsidP="00B80189">
      <w:pPr>
        <w:shd w:val="clear" w:color="auto" w:fill="FFFFFF"/>
        <w:spacing w:line="276" w:lineRule="auto"/>
        <w:ind w:left="709" w:right="-46"/>
        <w:jc w:val="center"/>
        <w:rPr>
          <w:rFonts w:eastAsia="Arial"/>
          <w:b/>
        </w:rPr>
      </w:pPr>
      <w:r w:rsidRPr="00B80189">
        <w:rPr>
          <w:rFonts w:eastAsia="Arial"/>
          <w:b/>
        </w:rPr>
        <w:t>GOVERNMENT OF INDIA, NEW DELHI, INDIA</w:t>
      </w:r>
    </w:p>
    <w:p w14:paraId="6D882F52" w14:textId="77777777" w:rsidR="00B1448F" w:rsidRPr="00B80189" w:rsidRDefault="00B1448F" w:rsidP="00B80189">
      <w:pPr>
        <w:shd w:val="clear" w:color="auto" w:fill="FFFFFF"/>
        <w:spacing w:line="276" w:lineRule="auto"/>
        <w:ind w:left="709" w:right="-46"/>
        <w:jc w:val="center"/>
        <w:rPr>
          <w:rFonts w:eastAsia="Arial"/>
          <w:b/>
        </w:rPr>
      </w:pPr>
    </w:p>
    <w:p w14:paraId="1C8C452B" w14:textId="77777777" w:rsidR="00B1448F" w:rsidRPr="00B80189" w:rsidRDefault="00B1448F" w:rsidP="00B80189">
      <w:pPr>
        <w:shd w:val="clear" w:color="auto" w:fill="FFFFFF"/>
        <w:spacing w:line="276" w:lineRule="auto"/>
        <w:ind w:left="709" w:right="-46"/>
        <w:jc w:val="center"/>
        <w:rPr>
          <w:rFonts w:eastAsia="Arial"/>
          <w:b/>
        </w:rPr>
      </w:pPr>
      <w:r w:rsidRPr="00B80189">
        <w:rPr>
          <w:rFonts w:eastAsia="Arial"/>
          <w:b/>
        </w:rPr>
        <w:t>AND</w:t>
      </w:r>
    </w:p>
    <w:p w14:paraId="4C463725" w14:textId="77777777" w:rsidR="00B1448F" w:rsidRPr="00B80189" w:rsidRDefault="00B1448F" w:rsidP="00B80189">
      <w:pPr>
        <w:shd w:val="clear" w:color="auto" w:fill="FFFFFF"/>
        <w:spacing w:line="276" w:lineRule="auto"/>
        <w:ind w:left="709" w:right="-46"/>
        <w:jc w:val="center"/>
        <w:rPr>
          <w:rFonts w:eastAsia="Arial"/>
          <w:b/>
        </w:rPr>
      </w:pPr>
    </w:p>
    <w:p w14:paraId="706645F8" w14:textId="7EBFC217" w:rsidR="00B1448F" w:rsidRPr="00B80189" w:rsidRDefault="007716AB" w:rsidP="00B80189">
      <w:pPr>
        <w:shd w:val="clear" w:color="auto" w:fill="FFFFFF"/>
        <w:spacing w:line="276" w:lineRule="auto"/>
        <w:ind w:left="709" w:right="-46"/>
        <w:jc w:val="center"/>
        <w:rPr>
          <w:rFonts w:eastAsia="Arial"/>
          <w:b/>
        </w:rPr>
      </w:pPr>
      <w:r>
        <w:rPr>
          <w:rFonts w:eastAsia="Arial"/>
          <w:b/>
        </w:rPr>
        <w:t>Bank</w:t>
      </w:r>
    </w:p>
    <w:p w14:paraId="29D64F6D" w14:textId="6088E18E" w:rsidR="00B1448F" w:rsidRPr="00B80189" w:rsidRDefault="00B1448F" w:rsidP="00B80189">
      <w:pPr>
        <w:shd w:val="clear" w:color="auto" w:fill="FFFFFF"/>
        <w:spacing w:line="276" w:lineRule="auto"/>
        <w:ind w:left="709" w:right="-46"/>
        <w:jc w:val="center"/>
        <w:rPr>
          <w:rFonts w:eastAsia="Arial"/>
          <w:b/>
        </w:rPr>
      </w:pPr>
    </w:p>
    <w:p w14:paraId="1DB1CE95" w14:textId="051700A3" w:rsidR="00B1448F" w:rsidRPr="00B80189" w:rsidRDefault="00B1448F" w:rsidP="00B80189">
      <w:pPr>
        <w:shd w:val="clear" w:color="auto" w:fill="FFFFFF"/>
        <w:spacing w:line="276" w:lineRule="auto"/>
        <w:ind w:left="709" w:right="-23"/>
        <w:jc w:val="center"/>
        <w:rPr>
          <w:rFonts w:eastAsia="Arial"/>
          <w:b/>
        </w:rPr>
      </w:pPr>
      <w:commentRangeStart w:id="0"/>
      <w:r w:rsidRPr="00B80189">
        <w:rPr>
          <w:rFonts w:eastAsia="Arial"/>
          <w:b/>
        </w:rPr>
        <w:t xml:space="preserve">This Memorandum of Understanding (MoU) is made at </w:t>
      </w:r>
      <w:r w:rsidR="00C002EC">
        <w:rPr>
          <w:rFonts w:eastAsia="Arial"/>
          <w:b/>
        </w:rPr>
        <w:t>New Delhi</w:t>
      </w:r>
      <w:r w:rsidRPr="00B80189">
        <w:rPr>
          <w:rFonts w:eastAsia="Arial"/>
          <w:b/>
        </w:rPr>
        <w:t xml:space="preserve"> on this </w:t>
      </w:r>
      <w:r w:rsidR="004F6521">
        <w:rPr>
          <w:rFonts w:eastAsia="Arial"/>
          <w:b/>
        </w:rPr>
        <w:t xml:space="preserve">             </w:t>
      </w:r>
      <w:r w:rsidRPr="00B80189">
        <w:rPr>
          <w:rFonts w:eastAsia="Arial"/>
          <w:b/>
        </w:rPr>
        <w:t>the</w:t>
      </w:r>
      <w:r w:rsidR="007716AB">
        <w:rPr>
          <w:rFonts w:eastAsia="Arial"/>
          <w:b/>
        </w:rPr>
        <w:t>----</w:t>
      </w:r>
      <w:r w:rsidRPr="00B80189">
        <w:rPr>
          <w:rFonts w:eastAsia="Arial"/>
          <w:b/>
        </w:rPr>
        <w:t xml:space="preserve"> day of </w:t>
      </w:r>
      <w:r w:rsidR="007716AB">
        <w:rPr>
          <w:rFonts w:eastAsia="Arial"/>
          <w:b/>
        </w:rPr>
        <w:t>------</w:t>
      </w:r>
      <w:r w:rsidRPr="00B80189">
        <w:rPr>
          <w:rFonts w:eastAsia="Arial"/>
          <w:b/>
        </w:rPr>
        <w:t>202</w:t>
      </w:r>
      <w:r w:rsidR="00EC79FD">
        <w:rPr>
          <w:rFonts w:eastAsia="Arial"/>
          <w:b/>
        </w:rPr>
        <w:t>5</w:t>
      </w:r>
      <w:commentRangeEnd w:id="0"/>
      <w:r w:rsidR="009D509D" w:rsidRPr="00B80189">
        <w:rPr>
          <w:rStyle w:val="CommentReference"/>
          <w:rFonts w:eastAsia="Arial"/>
          <w:b/>
          <w:sz w:val="24"/>
          <w:szCs w:val="24"/>
        </w:rPr>
        <w:commentReference w:id="0"/>
      </w:r>
    </w:p>
    <w:p w14:paraId="38EBFF2E" w14:textId="77777777" w:rsidR="00B1448F" w:rsidRPr="00B80189" w:rsidRDefault="00B1448F" w:rsidP="00B80189">
      <w:pPr>
        <w:shd w:val="clear" w:color="auto" w:fill="FFFFFF"/>
        <w:spacing w:line="276" w:lineRule="auto"/>
        <w:ind w:left="709" w:right="-23"/>
        <w:jc w:val="center"/>
        <w:rPr>
          <w:rFonts w:eastAsia="Arial"/>
          <w:b/>
        </w:rPr>
      </w:pPr>
    </w:p>
    <w:p w14:paraId="09170DA2" w14:textId="77777777" w:rsidR="00C66932" w:rsidRPr="00B80189" w:rsidRDefault="00C66932" w:rsidP="00B80189">
      <w:pPr>
        <w:shd w:val="clear" w:color="auto" w:fill="FFFFFF"/>
        <w:spacing w:line="276" w:lineRule="auto"/>
        <w:ind w:left="709" w:right="-23"/>
        <w:jc w:val="center"/>
        <w:rPr>
          <w:rFonts w:eastAsia="Arial"/>
          <w:b/>
        </w:rPr>
      </w:pPr>
    </w:p>
    <w:p w14:paraId="494EF6A1" w14:textId="686BC2A4" w:rsidR="00B1448F" w:rsidRPr="00B80189" w:rsidRDefault="00B1448F" w:rsidP="00B80189">
      <w:pPr>
        <w:shd w:val="clear" w:color="auto" w:fill="FFFFFF"/>
        <w:spacing w:line="276" w:lineRule="auto"/>
        <w:ind w:left="709" w:right="-23"/>
        <w:jc w:val="center"/>
        <w:rPr>
          <w:rFonts w:eastAsia="Arial"/>
          <w:b/>
        </w:rPr>
      </w:pPr>
      <w:r w:rsidRPr="00B80189">
        <w:rPr>
          <w:rFonts w:eastAsia="Arial"/>
          <w:b/>
        </w:rPr>
        <w:t>By and Between</w:t>
      </w:r>
    </w:p>
    <w:p w14:paraId="1B5ABDC5" w14:textId="77777777" w:rsidR="00B1448F" w:rsidRPr="00B80189" w:rsidRDefault="00B1448F" w:rsidP="00B80189">
      <w:pPr>
        <w:spacing w:line="276" w:lineRule="auto"/>
        <w:ind w:right="396"/>
        <w:jc w:val="center"/>
      </w:pPr>
    </w:p>
    <w:p w14:paraId="15C1B2F2" w14:textId="77777777" w:rsidR="00490780" w:rsidRPr="00B80189" w:rsidRDefault="00490780" w:rsidP="00B80189">
      <w:pPr>
        <w:spacing w:line="276" w:lineRule="auto"/>
        <w:jc w:val="both"/>
        <w:rPr>
          <w:rFonts w:eastAsia="Batang"/>
          <w:lang w:val="en-IN"/>
        </w:rPr>
      </w:pPr>
    </w:p>
    <w:p w14:paraId="44875A89" w14:textId="6E9F82D9" w:rsidR="00B1448F" w:rsidRPr="00B80189" w:rsidRDefault="009168E6" w:rsidP="00B80189">
      <w:pPr>
        <w:shd w:val="clear" w:color="auto" w:fill="FFFFFF"/>
        <w:spacing w:line="276" w:lineRule="auto"/>
        <w:ind w:right="-23"/>
        <w:jc w:val="both"/>
        <w:rPr>
          <w:rFonts w:eastAsia="Arial"/>
          <w:bCs/>
        </w:rPr>
      </w:pPr>
      <w:r w:rsidRPr="00B80189">
        <w:rPr>
          <w:rFonts w:eastAsia="Batang"/>
          <w:b/>
          <w:lang w:val="en-IN"/>
        </w:rPr>
        <w:t>National Rural</w:t>
      </w:r>
      <w:r w:rsidR="00105C33" w:rsidRPr="00B80189">
        <w:rPr>
          <w:rFonts w:eastAsia="Batang"/>
          <w:b/>
          <w:lang w:val="en-IN"/>
        </w:rPr>
        <w:t xml:space="preserve"> Livelihood</w:t>
      </w:r>
      <w:r w:rsidR="00CB672E" w:rsidRPr="00B80189">
        <w:rPr>
          <w:rFonts w:eastAsia="Batang"/>
          <w:b/>
          <w:lang w:val="en-IN"/>
        </w:rPr>
        <w:t>s Mission</w:t>
      </w:r>
      <w:r w:rsidR="00105C33" w:rsidRPr="00B80189">
        <w:rPr>
          <w:rFonts w:eastAsia="Batang"/>
          <w:b/>
          <w:lang w:val="en-IN"/>
        </w:rPr>
        <w:t xml:space="preserve">, </w:t>
      </w:r>
      <w:r w:rsidR="00746C11" w:rsidRPr="00B80189">
        <w:rPr>
          <w:rFonts w:eastAsia="Batang"/>
          <w:b/>
          <w:lang w:val="en-IN"/>
        </w:rPr>
        <w:t xml:space="preserve">Department of Rural Development, </w:t>
      </w:r>
      <w:r w:rsidRPr="00B80189">
        <w:rPr>
          <w:rFonts w:eastAsia="Batang"/>
          <w:b/>
          <w:lang w:val="en-IN"/>
        </w:rPr>
        <w:t>Ministry</w:t>
      </w:r>
      <w:r w:rsidR="00490780" w:rsidRPr="00B80189">
        <w:rPr>
          <w:rFonts w:eastAsia="Batang"/>
          <w:b/>
          <w:lang w:val="en-IN"/>
        </w:rPr>
        <w:t xml:space="preserve"> of </w:t>
      </w:r>
      <w:r w:rsidR="00105C33" w:rsidRPr="00B80189">
        <w:rPr>
          <w:rFonts w:eastAsia="Batang"/>
          <w:b/>
          <w:lang w:val="en-IN"/>
        </w:rPr>
        <w:t xml:space="preserve">Rural Development, Government of </w:t>
      </w:r>
      <w:r w:rsidRPr="00B80189">
        <w:rPr>
          <w:rFonts w:eastAsia="Batang"/>
          <w:b/>
          <w:lang w:val="en-IN"/>
        </w:rPr>
        <w:t xml:space="preserve">India </w:t>
      </w:r>
      <w:r w:rsidR="00105C33" w:rsidRPr="00B80189">
        <w:rPr>
          <w:rFonts w:eastAsia="Batang"/>
          <w:lang w:val="en-IN"/>
        </w:rPr>
        <w:t xml:space="preserve">represented by </w:t>
      </w:r>
      <w:r w:rsidR="008C4085">
        <w:rPr>
          <w:rFonts w:eastAsia="Batang"/>
          <w:lang w:val="en-IN"/>
        </w:rPr>
        <w:t>Additional Secretary</w:t>
      </w:r>
      <w:r w:rsidR="00A85D00">
        <w:rPr>
          <w:rFonts w:eastAsia="Batang"/>
          <w:lang w:val="en-IN"/>
        </w:rPr>
        <w:t xml:space="preserve"> (RL), Department of Rural Development, Ministry of Rural Development, Government of India</w:t>
      </w:r>
      <w:r w:rsidR="00105C33" w:rsidRPr="00B80189">
        <w:rPr>
          <w:rFonts w:eastAsia="Batang"/>
          <w:lang w:val="en-IN"/>
        </w:rPr>
        <w:t xml:space="preserve"> having its office at</w:t>
      </w:r>
      <w:r w:rsidR="00544FD1" w:rsidRPr="00B80189">
        <w:rPr>
          <w:rFonts w:eastAsia="Batang"/>
          <w:lang w:val="en-IN"/>
        </w:rPr>
        <w:t xml:space="preserve"> New Delhi, herein</w:t>
      </w:r>
      <w:r w:rsidR="00105C33" w:rsidRPr="00B80189">
        <w:rPr>
          <w:rFonts w:eastAsia="Batang"/>
          <w:lang w:val="en-IN"/>
        </w:rPr>
        <w:t>after referred to as “</w:t>
      </w:r>
      <w:r w:rsidRPr="00B80189">
        <w:rPr>
          <w:rFonts w:eastAsia="Batang"/>
          <w:lang w:val="en-IN"/>
        </w:rPr>
        <w:t>NRLM</w:t>
      </w:r>
      <w:r w:rsidR="00105C33" w:rsidRPr="00B80189">
        <w:rPr>
          <w:rFonts w:eastAsia="Batang"/>
          <w:lang w:val="en-IN"/>
        </w:rPr>
        <w:t xml:space="preserve">” </w:t>
      </w:r>
      <w:r w:rsidR="00B1448F" w:rsidRPr="00B80189">
        <w:rPr>
          <w:rFonts w:eastAsia="Arial"/>
          <w:bCs/>
        </w:rPr>
        <w:t>which expression shall unless it be repugnant to the subject or context thereof, be deemed to mean and include its successors and permitted assigns) of the FIRST PART.</w:t>
      </w:r>
    </w:p>
    <w:p w14:paraId="438D6658" w14:textId="17A91A34" w:rsidR="00105C33" w:rsidRPr="00B80189" w:rsidRDefault="00105C33" w:rsidP="00B80189">
      <w:pPr>
        <w:spacing w:line="276" w:lineRule="auto"/>
        <w:jc w:val="both"/>
        <w:rPr>
          <w:rFonts w:eastAsia="Batang"/>
          <w:b/>
          <w:bCs/>
          <w:lang w:val="en-IN"/>
        </w:rPr>
      </w:pPr>
    </w:p>
    <w:p w14:paraId="229C1A0F" w14:textId="77777777" w:rsidR="00105C33" w:rsidRPr="00B80189" w:rsidRDefault="00105C33" w:rsidP="00B80189">
      <w:pPr>
        <w:spacing w:line="276" w:lineRule="auto"/>
        <w:jc w:val="both"/>
        <w:rPr>
          <w:rFonts w:eastAsia="Batang"/>
          <w:lang w:val="en-IN"/>
        </w:rPr>
      </w:pPr>
    </w:p>
    <w:p w14:paraId="59A06DFD" w14:textId="77777777" w:rsidR="00105C33" w:rsidRPr="00B80189" w:rsidRDefault="00105C33" w:rsidP="00B80189">
      <w:pPr>
        <w:spacing w:line="276" w:lineRule="auto"/>
        <w:jc w:val="both"/>
        <w:rPr>
          <w:b/>
          <w:lang w:val="en-IN"/>
        </w:rPr>
      </w:pPr>
      <w:r w:rsidRPr="00B80189">
        <w:rPr>
          <w:rFonts w:eastAsia="Batang"/>
          <w:lang w:val="en-IN"/>
        </w:rPr>
        <w:t xml:space="preserve">                                                                 AND</w:t>
      </w:r>
    </w:p>
    <w:p w14:paraId="7AA87A1E" w14:textId="43280451" w:rsidR="00105C33" w:rsidRPr="00B80189" w:rsidRDefault="00105C33" w:rsidP="00B80189">
      <w:pPr>
        <w:spacing w:line="276" w:lineRule="auto"/>
        <w:jc w:val="both"/>
        <w:rPr>
          <w:b/>
          <w:lang w:val="en-IN"/>
        </w:rPr>
      </w:pPr>
    </w:p>
    <w:p w14:paraId="713A6619" w14:textId="77777777" w:rsidR="00C66932" w:rsidRPr="00B80189" w:rsidRDefault="00C66932" w:rsidP="00B80189">
      <w:pPr>
        <w:spacing w:line="276" w:lineRule="auto"/>
        <w:jc w:val="both"/>
        <w:rPr>
          <w:b/>
          <w:lang w:val="en-IN"/>
        </w:rPr>
      </w:pPr>
      <w:commentRangeStart w:id="1"/>
    </w:p>
    <w:p w14:paraId="430D9A93" w14:textId="1D97612F" w:rsidR="00490780" w:rsidRPr="00B80189" w:rsidRDefault="007716AB" w:rsidP="00B80189">
      <w:pPr>
        <w:spacing w:line="276" w:lineRule="auto"/>
        <w:jc w:val="both"/>
      </w:pPr>
      <w:r>
        <w:t>Bank</w:t>
      </w:r>
      <w:r w:rsidR="00B1448F" w:rsidRPr="00B80189">
        <w:t xml:space="preserve">, a body corporate constituted under, having its Corporate Centre at </w:t>
      </w:r>
      <w:r>
        <w:t>------------------------------</w:t>
      </w:r>
      <w:r w:rsidR="00B1448F" w:rsidRPr="00B80189">
        <w:t xml:space="preserve">(hereinafter called "THE BANK" which expression shall include its successors and assignees) as the </w:t>
      </w:r>
      <w:r w:rsidR="00B1448F" w:rsidRPr="00B80189">
        <w:rPr>
          <w:b/>
          <w:bCs/>
        </w:rPr>
        <w:t>SECOND PART.</w:t>
      </w:r>
      <w:commentRangeEnd w:id="1"/>
      <w:r w:rsidR="009D509D" w:rsidRPr="00B80189">
        <w:rPr>
          <w:rStyle w:val="CommentReference"/>
          <w:sz w:val="24"/>
          <w:szCs w:val="24"/>
        </w:rPr>
        <w:commentReference w:id="1"/>
      </w:r>
    </w:p>
    <w:p w14:paraId="079EA0ED" w14:textId="6B904B35" w:rsidR="00B1448F" w:rsidRPr="00B80189" w:rsidRDefault="00B1448F" w:rsidP="00B80189">
      <w:pPr>
        <w:spacing w:line="276" w:lineRule="auto"/>
        <w:jc w:val="both"/>
      </w:pPr>
    </w:p>
    <w:p w14:paraId="19A2296A" w14:textId="77777777" w:rsidR="00B1448F" w:rsidRPr="00B80189" w:rsidRDefault="00B1448F" w:rsidP="00B80189">
      <w:pPr>
        <w:spacing w:line="276" w:lineRule="auto"/>
        <w:jc w:val="both"/>
        <w:rPr>
          <w:rFonts w:eastAsia="Batang"/>
          <w:lang w:val="en-IN"/>
        </w:rPr>
      </w:pPr>
    </w:p>
    <w:p w14:paraId="7BEFE3DF" w14:textId="6475E587" w:rsidR="00105C33" w:rsidRPr="00B80189" w:rsidRDefault="00CB672E" w:rsidP="00B80189">
      <w:pPr>
        <w:spacing w:line="276" w:lineRule="auto"/>
        <w:jc w:val="both"/>
        <w:rPr>
          <w:rFonts w:eastAsia="Batang"/>
          <w:lang w:val="en-IN"/>
        </w:rPr>
      </w:pPr>
      <w:r w:rsidRPr="00B80189">
        <w:rPr>
          <w:rFonts w:eastAsia="Batang"/>
          <w:lang w:val="en-IN"/>
        </w:rPr>
        <w:t xml:space="preserve">The </w:t>
      </w:r>
      <w:r w:rsidR="00746C11" w:rsidRPr="00B80189">
        <w:rPr>
          <w:rFonts w:eastAsia="Batang"/>
          <w:lang w:val="en-IN"/>
        </w:rPr>
        <w:t>N</w:t>
      </w:r>
      <w:r w:rsidRPr="00B80189">
        <w:rPr>
          <w:rFonts w:eastAsia="Batang"/>
          <w:lang w:val="en-IN"/>
        </w:rPr>
        <w:t>RLM</w:t>
      </w:r>
      <w:r w:rsidR="00105C33" w:rsidRPr="00B80189">
        <w:rPr>
          <w:rFonts w:eastAsia="Batang"/>
          <w:lang w:val="en-IN"/>
        </w:rPr>
        <w:t xml:space="preserve"> and the Bank are sometimes individually referred to as “</w:t>
      </w:r>
      <w:r w:rsidR="00105C33" w:rsidRPr="00B80189">
        <w:rPr>
          <w:rFonts w:eastAsia="Batang"/>
          <w:b/>
          <w:bCs/>
          <w:lang w:val="en-IN"/>
        </w:rPr>
        <w:t>Party</w:t>
      </w:r>
      <w:r w:rsidR="00105C33" w:rsidRPr="00B80189">
        <w:rPr>
          <w:rFonts w:eastAsia="Batang"/>
          <w:lang w:val="en-IN"/>
        </w:rPr>
        <w:t>” and collectively as “</w:t>
      </w:r>
      <w:r w:rsidR="00105C33" w:rsidRPr="00B80189">
        <w:rPr>
          <w:rFonts w:eastAsia="Batang"/>
          <w:b/>
          <w:bCs/>
          <w:lang w:val="en-IN"/>
        </w:rPr>
        <w:t>Parties</w:t>
      </w:r>
      <w:r w:rsidR="00105C33" w:rsidRPr="00B80189">
        <w:rPr>
          <w:rFonts w:eastAsia="Batang"/>
          <w:lang w:val="en-IN"/>
        </w:rPr>
        <w:t xml:space="preserve">” throughout this Agreement and the words Party and Parties shall be construed accordingly. </w:t>
      </w:r>
    </w:p>
    <w:p w14:paraId="19F35AA4" w14:textId="27E8FCF4" w:rsidR="00C66932" w:rsidRPr="00B80189" w:rsidRDefault="00C66932" w:rsidP="00B80189">
      <w:pPr>
        <w:spacing w:line="276" w:lineRule="auto"/>
        <w:jc w:val="both"/>
        <w:rPr>
          <w:rFonts w:eastAsia="Batang"/>
          <w:lang w:val="en-IN"/>
        </w:rPr>
      </w:pPr>
    </w:p>
    <w:p w14:paraId="7D7099A1" w14:textId="0BF5ACF8" w:rsidR="00C66932" w:rsidRPr="00B80189" w:rsidRDefault="002C0246" w:rsidP="00B80189">
      <w:pPr>
        <w:shd w:val="clear" w:color="auto" w:fill="FFFFFF"/>
        <w:spacing w:line="276" w:lineRule="auto"/>
        <w:jc w:val="both"/>
        <w:rPr>
          <w:rFonts w:eastAsia="Arial"/>
        </w:rPr>
      </w:pPr>
      <w:r w:rsidRPr="00B80189">
        <w:rPr>
          <w:rFonts w:eastAsia="Arial"/>
        </w:rPr>
        <w:lastRenderedPageBreak/>
        <w:t xml:space="preserve">WHEREAS </w:t>
      </w:r>
      <w:r w:rsidR="00746C11" w:rsidRPr="00B80189">
        <w:rPr>
          <w:rFonts w:eastAsia="Arial"/>
        </w:rPr>
        <w:t xml:space="preserve">National Rural Livelihoods Mission </w:t>
      </w:r>
      <w:r w:rsidR="00C66932" w:rsidRPr="00B80189">
        <w:rPr>
          <w:rFonts w:eastAsia="Arial"/>
        </w:rPr>
        <w:t xml:space="preserve">was launched in 2011 as a flagship poverty alleviation </w:t>
      </w:r>
      <w:r w:rsidR="00746C11" w:rsidRPr="00B80189">
        <w:rPr>
          <w:rFonts w:eastAsia="Arial"/>
        </w:rPr>
        <w:t>program</w:t>
      </w:r>
      <w:r w:rsidR="00C66932" w:rsidRPr="00B80189">
        <w:rPr>
          <w:rFonts w:eastAsia="Arial"/>
        </w:rPr>
        <w:t>,</w:t>
      </w:r>
      <w:r w:rsidR="00746C11" w:rsidRPr="00B80189">
        <w:rPr>
          <w:rFonts w:eastAsia="Arial"/>
        </w:rPr>
        <w:t xml:space="preserve"> </w:t>
      </w:r>
      <w:r w:rsidR="00C66932" w:rsidRPr="00B80189">
        <w:rPr>
          <w:rFonts w:eastAsia="Arial"/>
        </w:rPr>
        <w:t xml:space="preserve">implemented by the Ministry of Rural Development, Government of India. It aims to reduce poverty by enabling the poor household to access gainful self-employment and skilled wage employment opportunities resulting in sustainable and diversified livelihood options for the poor.  </w:t>
      </w:r>
    </w:p>
    <w:p w14:paraId="5C9D47CA" w14:textId="77777777" w:rsidR="00C66932" w:rsidRPr="00B80189" w:rsidRDefault="00C66932" w:rsidP="00B80189">
      <w:pPr>
        <w:spacing w:line="276" w:lineRule="auto"/>
        <w:jc w:val="both"/>
        <w:rPr>
          <w:rFonts w:eastAsia="Batang"/>
          <w:lang w:val="en-IN"/>
        </w:rPr>
      </w:pPr>
    </w:p>
    <w:p w14:paraId="5D423B89" w14:textId="18CA3960" w:rsidR="00490780" w:rsidRPr="00B80189" w:rsidRDefault="00C66932" w:rsidP="00B80189">
      <w:pPr>
        <w:shd w:val="clear" w:color="auto" w:fill="FFFFFF"/>
        <w:spacing w:line="276" w:lineRule="auto"/>
        <w:jc w:val="both"/>
        <w:rPr>
          <w:rFonts w:eastAsia="Arial"/>
        </w:rPr>
      </w:pPr>
      <w:commentRangeStart w:id="2"/>
      <w:r w:rsidRPr="00B80189">
        <w:rPr>
          <w:rFonts w:eastAsia="Arial"/>
        </w:rPr>
        <w:t>WHEREAS</w:t>
      </w:r>
      <w:r w:rsidR="007716AB">
        <w:rPr>
          <w:rFonts w:eastAsia="Arial"/>
        </w:rPr>
        <w:t xml:space="preserve"> the Bank</w:t>
      </w:r>
      <w:r w:rsidRPr="00B80189">
        <w:rPr>
          <w:rFonts w:eastAsia="Arial"/>
        </w:rPr>
        <w:t xml:space="preserve">, is the </w:t>
      </w:r>
      <w:r w:rsidR="000D3321" w:rsidRPr="00B80189">
        <w:rPr>
          <w:rFonts w:eastAsia="Arial"/>
        </w:rPr>
        <w:t>public</w:t>
      </w:r>
      <w:r w:rsidRPr="00B80189">
        <w:rPr>
          <w:rFonts w:eastAsia="Arial"/>
        </w:rPr>
        <w:t xml:space="preserve"> sector bank having the objective for extension of banking facilities on a large scale to public at large, corporates, industries etc. and also to the rural and semi-urban areas, and for diverse other public purpose. Since its establishment, SBI has been taking into consideration and responding in a progressively liberal manner </w:t>
      </w:r>
      <w:r w:rsidR="004F6521">
        <w:rPr>
          <w:rFonts w:eastAsia="Arial"/>
        </w:rPr>
        <w:t xml:space="preserve">to meet </w:t>
      </w:r>
      <w:r w:rsidRPr="00B80189">
        <w:rPr>
          <w:rFonts w:eastAsia="Arial"/>
        </w:rPr>
        <w:t>the financial requirements of cooperative institutions, small scale industries and agriculturists by extending rural credit facilities.</w:t>
      </w:r>
      <w:commentRangeEnd w:id="2"/>
      <w:r w:rsidR="00FA0C91" w:rsidRPr="00B80189">
        <w:rPr>
          <w:rStyle w:val="CommentReference"/>
          <w:rFonts w:eastAsia="Arial"/>
          <w:sz w:val="24"/>
          <w:szCs w:val="24"/>
        </w:rPr>
        <w:commentReference w:id="2"/>
      </w:r>
    </w:p>
    <w:p w14:paraId="617E3EF3" w14:textId="4341D907" w:rsidR="00704AF5" w:rsidRPr="00B80189" w:rsidRDefault="00704AF5" w:rsidP="00B80189">
      <w:pPr>
        <w:shd w:val="clear" w:color="auto" w:fill="FFFFFF"/>
        <w:spacing w:line="276" w:lineRule="auto"/>
        <w:jc w:val="both"/>
        <w:rPr>
          <w:rFonts w:eastAsia="Arial"/>
        </w:rPr>
      </w:pPr>
    </w:p>
    <w:p w14:paraId="1B69F68A" w14:textId="31943B40" w:rsidR="00704AF5" w:rsidRDefault="00704AF5" w:rsidP="00B80189">
      <w:pPr>
        <w:shd w:val="clear" w:color="auto" w:fill="FFFFFF"/>
        <w:spacing w:line="276" w:lineRule="auto"/>
        <w:jc w:val="both"/>
        <w:rPr>
          <w:rFonts w:eastAsia="Arial"/>
        </w:rPr>
      </w:pPr>
      <w:r w:rsidRPr="00B80189">
        <w:rPr>
          <w:rFonts w:eastAsia="Arial"/>
        </w:rPr>
        <w:t xml:space="preserve">NOW, THEREFORE, considering the common interests in the specific area of promoting Livelihoods, Entrepreneurship among individual members of SHGs and rural development, the parties are desirous to enter into this MoU to associate together through a collaborative approach to enhance rural prosperity through convergence of their ongoing development </w:t>
      </w:r>
      <w:r w:rsidR="00916AAA" w:rsidRPr="00B80189">
        <w:rPr>
          <w:rFonts w:eastAsia="Arial"/>
        </w:rPr>
        <w:t>initiatives and</w:t>
      </w:r>
      <w:r w:rsidRPr="00B80189">
        <w:rPr>
          <w:rFonts w:eastAsia="Arial"/>
        </w:rPr>
        <w:t xml:space="preserve"> institutional lending, there by benefitting the stakeholders in the country.</w:t>
      </w:r>
      <w:r w:rsidR="00DA3D73">
        <w:rPr>
          <w:rFonts w:eastAsia="Arial"/>
        </w:rPr>
        <w:t xml:space="preserve"> </w:t>
      </w:r>
    </w:p>
    <w:p w14:paraId="249BF5D2" w14:textId="77777777" w:rsidR="00DA3D73" w:rsidRDefault="00DA3D73" w:rsidP="00B80189">
      <w:pPr>
        <w:shd w:val="clear" w:color="auto" w:fill="FFFFFF"/>
        <w:spacing w:line="276" w:lineRule="auto"/>
        <w:jc w:val="both"/>
        <w:rPr>
          <w:rFonts w:eastAsia="Arial"/>
        </w:rPr>
      </w:pPr>
    </w:p>
    <w:p w14:paraId="37E8F5FC" w14:textId="30BD288B" w:rsidR="00DA3D73" w:rsidRPr="00B80189" w:rsidRDefault="00DA3D73" w:rsidP="00B80189">
      <w:pPr>
        <w:shd w:val="clear" w:color="auto" w:fill="FFFFFF"/>
        <w:spacing w:line="276" w:lineRule="auto"/>
        <w:jc w:val="both"/>
        <w:rPr>
          <w:rFonts w:eastAsia="Arial"/>
        </w:rPr>
      </w:pPr>
      <w:commentRangeStart w:id="3"/>
      <w:r>
        <w:rPr>
          <w:rFonts w:eastAsia="Arial"/>
        </w:rPr>
        <w:t>The Bank had rolled out special initiative named “</w:t>
      </w:r>
      <w:r w:rsidR="007716AB">
        <w:rPr>
          <w:rFonts w:eastAsia="Arial"/>
        </w:rPr>
        <w:t>-----------------</w:t>
      </w:r>
      <w:r>
        <w:rPr>
          <w:rFonts w:eastAsia="Arial"/>
        </w:rPr>
        <w:t xml:space="preserve">” </w:t>
      </w:r>
      <w:commentRangeEnd w:id="3"/>
      <w:r w:rsidR="00FA0C91">
        <w:rPr>
          <w:rStyle w:val="CommentReference"/>
          <w:rFonts w:eastAsia="Arial"/>
          <w:sz w:val="24"/>
          <w:szCs w:val="24"/>
        </w:rPr>
        <w:commentReference w:id="3"/>
      </w:r>
      <w:r>
        <w:rPr>
          <w:rFonts w:eastAsia="Arial"/>
        </w:rPr>
        <w:t>by providing certain enablers and relaxations to address the pain points hindering the women entrepreneurs of matured SHGs in availing bank finance.</w:t>
      </w:r>
    </w:p>
    <w:p w14:paraId="50F2D9E6" w14:textId="20530628" w:rsidR="00DB4F26" w:rsidRPr="00B80189" w:rsidRDefault="00DB4F26" w:rsidP="00B80189">
      <w:pPr>
        <w:spacing w:line="276" w:lineRule="auto"/>
        <w:jc w:val="both"/>
        <w:rPr>
          <w:rFonts w:eastAsia="Batang"/>
          <w:lang w:val="en-IN"/>
        </w:rPr>
      </w:pPr>
    </w:p>
    <w:p w14:paraId="5DEFDDC0" w14:textId="199C3674" w:rsidR="00704AF5" w:rsidRPr="00B80189" w:rsidRDefault="00704AF5" w:rsidP="00B80189">
      <w:pPr>
        <w:spacing w:line="276" w:lineRule="auto"/>
        <w:jc w:val="both"/>
        <w:rPr>
          <w:rFonts w:eastAsia="Batang"/>
          <w:b/>
          <w:lang w:val="en-IN"/>
        </w:rPr>
      </w:pPr>
      <w:r w:rsidRPr="00B80189">
        <w:rPr>
          <w:rFonts w:eastAsia="Batang"/>
          <w:lang w:val="en-IN"/>
        </w:rPr>
        <w:t xml:space="preserve">Both the Parties having identified the need for Bank credit directly to individual women Self-Help Group members (hereinafter referred to as </w:t>
      </w:r>
      <w:r w:rsidRPr="00B80189">
        <w:rPr>
          <w:rFonts w:eastAsia="Batang"/>
          <w:b/>
          <w:bCs/>
          <w:lang w:val="en-IN"/>
        </w:rPr>
        <w:t>“SHG member”</w:t>
      </w:r>
      <w:r w:rsidRPr="00B80189">
        <w:rPr>
          <w:rFonts w:eastAsia="Batang"/>
          <w:lang w:val="en-IN"/>
        </w:rPr>
        <w:t xml:space="preserve">) for setting up viable economic enterprises and facilitate orderly growth of the program in the country and have mutually agreed to </w:t>
      </w:r>
      <w:r w:rsidR="000D3321" w:rsidRPr="00B80189">
        <w:rPr>
          <w:rFonts w:eastAsia="Batang"/>
          <w:lang w:val="en-IN"/>
        </w:rPr>
        <w:t>enter</w:t>
      </w:r>
      <w:r w:rsidRPr="00B80189">
        <w:rPr>
          <w:rFonts w:eastAsia="Batang"/>
          <w:lang w:val="en-IN"/>
        </w:rPr>
        <w:t xml:space="preserve"> this MoU with the following objectives:</w:t>
      </w:r>
    </w:p>
    <w:p w14:paraId="4BDF332D" w14:textId="77777777" w:rsidR="00704AF5" w:rsidRPr="00B80189" w:rsidRDefault="00704AF5" w:rsidP="00B80189">
      <w:pPr>
        <w:pStyle w:val="ListParagraph"/>
        <w:numPr>
          <w:ilvl w:val="0"/>
          <w:numId w:val="13"/>
        </w:numPr>
        <w:autoSpaceDE w:val="0"/>
        <w:autoSpaceDN w:val="0"/>
        <w:adjustRightInd w:val="0"/>
        <w:spacing w:line="276" w:lineRule="auto"/>
        <w:jc w:val="both"/>
        <w:rPr>
          <w:color w:val="222222"/>
          <w:shd w:val="clear" w:color="auto" w:fill="FFFFFF"/>
        </w:rPr>
      </w:pPr>
      <w:commentRangeStart w:id="4"/>
      <w:r w:rsidRPr="00B80189">
        <w:rPr>
          <w:color w:val="222222"/>
          <w:shd w:val="clear" w:color="auto" w:fill="FFFFFF"/>
        </w:rPr>
        <w:t>Implement a demonstrable model of direct bank finance to individual SHG member for setting up viable economic enterprises</w:t>
      </w:r>
    </w:p>
    <w:p w14:paraId="4CBB1D63" w14:textId="77777777" w:rsidR="00704AF5" w:rsidRPr="00B80189" w:rsidRDefault="00704AF5" w:rsidP="00B80189">
      <w:pPr>
        <w:pStyle w:val="ListParagraph"/>
        <w:numPr>
          <w:ilvl w:val="0"/>
          <w:numId w:val="13"/>
        </w:numPr>
        <w:autoSpaceDE w:val="0"/>
        <w:autoSpaceDN w:val="0"/>
        <w:adjustRightInd w:val="0"/>
        <w:spacing w:line="276" w:lineRule="auto"/>
        <w:jc w:val="both"/>
        <w:rPr>
          <w:color w:val="222222"/>
          <w:shd w:val="clear" w:color="auto" w:fill="FFFFFF"/>
        </w:rPr>
      </w:pPr>
      <w:r w:rsidRPr="00B80189">
        <w:rPr>
          <w:color w:val="222222"/>
          <w:shd w:val="clear" w:color="auto" w:fill="FFFFFF"/>
        </w:rPr>
        <w:t>Establish structured process and protocol for extending bank finance to individual SHG member</w:t>
      </w:r>
    </w:p>
    <w:p w14:paraId="41634937" w14:textId="77777777" w:rsidR="00704AF5" w:rsidRPr="00B80189" w:rsidRDefault="00704AF5" w:rsidP="00B80189">
      <w:pPr>
        <w:pStyle w:val="ListParagraph"/>
        <w:numPr>
          <w:ilvl w:val="0"/>
          <w:numId w:val="13"/>
        </w:numPr>
        <w:autoSpaceDE w:val="0"/>
        <w:autoSpaceDN w:val="0"/>
        <w:adjustRightInd w:val="0"/>
        <w:spacing w:line="276" w:lineRule="auto"/>
        <w:jc w:val="both"/>
        <w:rPr>
          <w:color w:val="222222"/>
          <w:shd w:val="clear" w:color="auto" w:fill="FFFFFF"/>
        </w:rPr>
      </w:pPr>
      <w:r w:rsidRPr="00B80189">
        <w:rPr>
          <w:color w:val="222222"/>
          <w:shd w:val="clear" w:color="auto" w:fill="FFFFFF"/>
        </w:rPr>
        <w:t>Capacity Building and sensitization of Bank officials and SRLM functionaries towards need of bank finance for women-led enterprise</w:t>
      </w:r>
    </w:p>
    <w:p w14:paraId="18FC8C30" w14:textId="1258C28F" w:rsidR="00704AF5" w:rsidRDefault="00704AF5" w:rsidP="00B80189">
      <w:pPr>
        <w:pStyle w:val="ListParagraph"/>
        <w:numPr>
          <w:ilvl w:val="0"/>
          <w:numId w:val="13"/>
        </w:numPr>
        <w:autoSpaceDE w:val="0"/>
        <w:autoSpaceDN w:val="0"/>
        <w:adjustRightInd w:val="0"/>
        <w:spacing w:line="276" w:lineRule="auto"/>
        <w:jc w:val="both"/>
        <w:rPr>
          <w:color w:val="222222"/>
          <w:shd w:val="clear" w:color="auto" w:fill="FFFFFF"/>
        </w:rPr>
      </w:pPr>
      <w:r w:rsidRPr="00B80189">
        <w:rPr>
          <w:color w:val="222222"/>
          <w:shd w:val="clear" w:color="auto" w:fill="FFFFFF"/>
        </w:rPr>
        <w:t xml:space="preserve">Create/ define new credit products to </w:t>
      </w:r>
      <w:commentRangeEnd w:id="4"/>
      <w:r w:rsidR="00E77634" w:rsidRPr="00B80189">
        <w:rPr>
          <w:rStyle w:val="CommentReference"/>
          <w:color w:val="222222"/>
          <w:sz w:val="24"/>
          <w:szCs w:val="24"/>
          <w:shd w:val="clear" w:color="auto" w:fill="FFFFFF"/>
        </w:rPr>
        <w:commentReference w:id="4"/>
      </w:r>
      <w:r w:rsidRPr="00B80189">
        <w:rPr>
          <w:color w:val="222222"/>
          <w:shd w:val="clear" w:color="auto" w:fill="FFFFFF"/>
        </w:rPr>
        <w:t xml:space="preserve">meet the emerging credit requirements of women-led </w:t>
      </w:r>
      <w:r w:rsidR="00DA3D73" w:rsidRPr="00B80189">
        <w:rPr>
          <w:color w:val="222222"/>
          <w:shd w:val="clear" w:color="auto" w:fill="FFFFFF"/>
        </w:rPr>
        <w:t>enterprises.</w:t>
      </w:r>
    </w:p>
    <w:p w14:paraId="008425EC" w14:textId="7857379E" w:rsidR="00DA3D73" w:rsidRDefault="00DA3D73" w:rsidP="00B80189">
      <w:pPr>
        <w:pStyle w:val="ListParagraph"/>
        <w:numPr>
          <w:ilvl w:val="0"/>
          <w:numId w:val="13"/>
        </w:numPr>
        <w:autoSpaceDE w:val="0"/>
        <w:autoSpaceDN w:val="0"/>
        <w:adjustRightInd w:val="0"/>
        <w:spacing w:line="276" w:lineRule="auto"/>
        <w:jc w:val="both"/>
        <w:rPr>
          <w:color w:val="222222"/>
          <w:shd w:val="clear" w:color="auto" w:fill="FFFFFF"/>
        </w:rPr>
      </w:pPr>
      <w:commentRangeStart w:id="5"/>
      <w:r>
        <w:rPr>
          <w:color w:val="222222"/>
          <w:shd w:val="clear" w:color="auto" w:fill="FFFFFF"/>
        </w:rPr>
        <w:t xml:space="preserve">To support the </w:t>
      </w:r>
      <w:r w:rsidR="007716AB">
        <w:rPr>
          <w:color w:val="222222"/>
          <w:shd w:val="clear" w:color="auto" w:fill="FFFFFF"/>
        </w:rPr>
        <w:t>--------------------</w:t>
      </w:r>
      <w:r>
        <w:rPr>
          <w:color w:val="222222"/>
          <w:shd w:val="clear" w:color="auto" w:fill="FFFFFF"/>
        </w:rPr>
        <w:t>of the Bank</w:t>
      </w:r>
      <w:commentRangeEnd w:id="5"/>
      <w:r w:rsidR="00E77634">
        <w:rPr>
          <w:rStyle w:val="CommentReference"/>
          <w:color w:val="222222"/>
          <w:sz w:val="24"/>
          <w:szCs w:val="24"/>
          <w:shd w:val="clear" w:color="auto" w:fill="FFFFFF"/>
        </w:rPr>
        <w:commentReference w:id="5"/>
      </w:r>
    </w:p>
    <w:p w14:paraId="588B3A92" w14:textId="77777777" w:rsidR="00E505BE" w:rsidRPr="00B80189" w:rsidRDefault="00E505BE" w:rsidP="00E505BE">
      <w:pPr>
        <w:pStyle w:val="ListParagraph"/>
        <w:autoSpaceDE w:val="0"/>
        <w:autoSpaceDN w:val="0"/>
        <w:adjustRightInd w:val="0"/>
        <w:spacing w:line="276" w:lineRule="auto"/>
        <w:jc w:val="both"/>
        <w:rPr>
          <w:color w:val="222222"/>
          <w:shd w:val="clear" w:color="auto" w:fill="FFFFFF"/>
        </w:rPr>
      </w:pPr>
    </w:p>
    <w:p w14:paraId="10CF80D5" w14:textId="287D8D2F" w:rsidR="00F33B1D" w:rsidRPr="00B80189" w:rsidRDefault="00F33B1D" w:rsidP="00B80189">
      <w:pPr>
        <w:pBdr>
          <w:top w:val="nil"/>
          <w:left w:val="nil"/>
          <w:bottom w:val="nil"/>
          <w:right w:val="nil"/>
          <w:between w:val="nil"/>
        </w:pBdr>
        <w:spacing w:line="276" w:lineRule="auto"/>
        <w:jc w:val="center"/>
        <w:rPr>
          <w:rFonts w:eastAsia="Calibri"/>
          <w:color w:val="000000"/>
        </w:rPr>
      </w:pPr>
      <w:r w:rsidRPr="00B80189">
        <w:rPr>
          <w:rFonts w:eastAsia="Calibri"/>
          <w:b/>
          <w:color w:val="000000"/>
        </w:rPr>
        <w:t xml:space="preserve">NOW THIS MOU WITNESSETH AND </w:t>
      </w:r>
      <w:r w:rsidR="00A047B8" w:rsidRPr="00B80189">
        <w:rPr>
          <w:rFonts w:eastAsia="Calibri"/>
          <w:b/>
          <w:color w:val="000000"/>
        </w:rPr>
        <w:t xml:space="preserve">THEREFORE </w:t>
      </w:r>
      <w:r w:rsidRPr="00B80189">
        <w:rPr>
          <w:rFonts w:eastAsia="Calibri"/>
          <w:b/>
          <w:color w:val="000000"/>
        </w:rPr>
        <w:t xml:space="preserve">IT IS HEREBY AGREED BY AND BETWEEN </w:t>
      </w:r>
      <w:r w:rsidR="00A85D00">
        <w:rPr>
          <w:rFonts w:eastAsia="Calibri"/>
          <w:b/>
          <w:color w:val="000000"/>
        </w:rPr>
        <w:t>NRLM</w:t>
      </w:r>
      <w:r w:rsidR="004F6521">
        <w:rPr>
          <w:rFonts w:eastAsia="Calibri"/>
          <w:b/>
          <w:color w:val="000000"/>
        </w:rPr>
        <w:t xml:space="preserve"> </w:t>
      </w:r>
      <w:r w:rsidRPr="00B80189">
        <w:rPr>
          <w:rFonts w:eastAsia="Calibri"/>
          <w:b/>
          <w:color w:val="000000"/>
        </w:rPr>
        <w:t xml:space="preserve">AND </w:t>
      </w:r>
      <w:r w:rsidR="00A85D00">
        <w:rPr>
          <w:rFonts w:eastAsia="Calibri"/>
          <w:b/>
        </w:rPr>
        <w:t>SBI</w:t>
      </w:r>
      <w:r w:rsidR="00A047B8" w:rsidRPr="00B80189">
        <w:rPr>
          <w:rFonts w:eastAsia="Calibri"/>
          <w:b/>
        </w:rPr>
        <w:t xml:space="preserve"> </w:t>
      </w:r>
      <w:r w:rsidRPr="00B80189">
        <w:rPr>
          <w:rFonts w:eastAsia="Calibri"/>
          <w:b/>
          <w:color w:val="000000"/>
        </w:rPr>
        <w:t>HERE TO AS FOLLOWS:</w:t>
      </w:r>
    </w:p>
    <w:p w14:paraId="038E2899" w14:textId="77777777" w:rsidR="00F33B1D" w:rsidRPr="00B80189" w:rsidRDefault="00F33B1D" w:rsidP="00B80189">
      <w:pPr>
        <w:pBdr>
          <w:top w:val="nil"/>
          <w:left w:val="nil"/>
          <w:bottom w:val="nil"/>
          <w:right w:val="nil"/>
          <w:between w:val="nil"/>
        </w:pBdr>
        <w:spacing w:line="276" w:lineRule="auto"/>
        <w:ind w:left="720"/>
        <w:jc w:val="both"/>
        <w:rPr>
          <w:rFonts w:eastAsia="Calibri"/>
          <w:color w:val="000000"/>
        </w:rPr>
      </w:pPr>
    </w:p>
    <w:p w14:paraId="7FB8386A" w14:textId="77777777" w:rsidR="00F33B1D" w:rsidRPr="00B80189" w:rsidRDefault="00F33B1D" w:rsidP="00B80189">
      <w:pPr>
        <w:numPr>
          <w:ilvl w:val="0"/>
          <w:numId w:val="14"/>
        </w:numPr>
        <w:pBdr>
          <w:top w:val="nil"/>
          <w:left w:val="nil"/>
          <w:bottom w:val="nil"/>
          <w:right w:val="nil"/>
          <w:between w:val="nil"/>
        </w:pBdr>
        <w:suppressAutoHyphens w:val="0"/>
        <w:spacing w:line="276" w:lineRule="auto"/>
        <w:ind w:left="426"/>
        <w:jc w:val="both"/>
        <w:rPr>
          <w:rFonts w:eastAsia="Calibri"/>
          <w:b/>
          <w:color w:val="000000"/>
        </w:rPr>
      </w:pPr>
      <w:r w:rsidRPr="00B80189">
        <w:rPr>
          <w:rFonts w:eastAsia="Calibri"/>
          <w:b/>
          <w:color w:val="000000"/>
          <w:u w:val="single"/>
        </w:rPr>
        <w:lastRenderedPageBreak/>
        <w:t>TERM</w:t>
      </w:r>
    </w:p>
    <w:p w14:paraId="59593B9C" w14:textId="77777777" w:rsidR="00F33B1D" w:rsidRPr="00B80189" w:rsidRDefault="00F33B1D" w:rsidP="00B80189">
      <w:pPr>
        <w:pBdr>
          <w:top w:val="nil"/>
          <w:left w:val="nil"/>
          <w:bottom w:val="nil"/>
          <w:right w:val="nil"/>
          <w:between w:val="nil"/>
        </w:pBdr>
        <w:spacing w:line="276" w:lineRule="auto"/>
        <w:ind w:left="426"/>
        <w:jc w:val="both"/>
        <w:rPr>
          <w:rFonts w:eastAsia="Calibri"/>
          <w:color w:val="000000"/>
        </w:rPr>
      </w:pPr>
    </w:p>
    <w:p w14:paraId="59A9A6C1" w14:textId="2A045469" w:rsidR="00704AF5" w:rsidRPr="00B80189" w:rsidRDefault="00704AF5" w:rsidP="00B80189">
      <w:pPr>
        <w:pBdr>
          <w:top w:val="nil"/>
          <w:left w:val="nil"/>
          <w:bottom w:val="nil"/>
          <w:right w:val="nil"/>
          <w:between w:val="nil"/>
        </w:pBdr>
        <w:spacing w:line="276" w:lineRule="auto"/>
        <w:ind w:left="426" w:right="-61"/>
        <w:jc w:val="both"/>
        <w:rPr>
          <w:rFonts w:eastAsia="Arial"/>
          <w:highlight w:val="white"/>
        </w:rPr>
      </w:pPr>
      <w:commentRangeStart w:id="6"/>
      <w:r w:rsidRPr="00B80189">
        <w:rPr>
          <w:rFonts w:eastAsia="Arial"/>
          <w:highlight w:val="white"/>
        </w:rPr>
        <w:t xml:space="preserve">The MOU shall be effective from the date of signing </w:t>
      </w:r>
      <w:r w:rsidRPr="00B80189">
        <w:rPr>
          <w:rFonts w:eastAsia="Calibri"/>
          <w:color w:val="000000"/>
        </w:rPr>
        <w:t>for a period of</w:t>
      </w:r>
      <w:r w:rsidRPr="00B80189">
        <w:rPr>
          <w:rFonts w:eastAsia="Calibri"/>
        </w:rPr>
        <w:t xml:space="preserve"> 2 (two) years</w:t>
      </w:r>
      <w:r w:rsidRPr="00B80189">
        <w:rPr>
          <w:rFonts w:eastAsia="Calibri"/>
          <w:color w:val="000000"/>
        </w:rPr>
        <w:t xml:space="preserve">, commencing </w:t>
      </w:r>
      <w:r w:rsidR="00C9330D" w:rsidRPr="00B80189">
        <w:rPr>
          <w:rFonts w:eastAsia="Calibri"/>
          <w:color w:val="000000"/>
        </w:rPr>
        <w:t>from</w:t>
      </w:r>
      <w:r w:rsidRPr="00B80189">
        <w:rPr>
          <w:rFonts w:eastAsia="Calibri"/>
          <w:color w:val="000000"/>
        </w:rPr>
        <w:t xml:space="preserve"> the date of signing of this document</w:t>
      </w:r>
      <w:commentRangeEnd w:id="6"/>
      <w:r w:rsidR="00E77634" w:rsidRPr="00B80189">
        <w:rPr>
          <w:rStyle w:val="CommentReference"/>
          <w:rFonts w:eastAsia="Calibri"/>
          <w:color w:val="000000"/>
          <w:sz w:val="24"/>
          <w:szCs w:val="24"/>
        </w:rPr>
        <w:commentReference w:id="6"/>
      </w:r>
      <w:r w:rsidRPr="00B80189">
        <w:rPr>
          <w:rFonts w:eastAsia="Calibri"/>
          <w:color w:val="000000"/>
        </w:rPr>
        <w:t>. This MoU may thereafter be renewed with revised terms and conditions mutually agreed by both parties in writing</w:t>
      </w:r>
      <w:r w:rsidR="00C9330D" w:rsidRPr="00B80189">
        <w:rPr>
          <w:rFonts w:eastAsia="Calibri"/>
          <w:color w:val="000000"/>
        </w:rPr>
        <w:t xml:space="preserve"> </w:t>
      </w:r>
      <w:r w:rsidRPr="00B80189">
        <w:rPr>
          <w:rFonts w:eastAsia="Arial"/>
          <w:highlight w:val="white"/>
        </w:rPr>
        <w:t xml:space="preserve">unless terminated in pursuance of </w:t>
      </w:r>
      <w:r w:rsidR="000D3321" w:rsidRPr="00B80189">
        <w:rPr>
          <w:rFonts w:eastAsia="Arial"/>
          <w:highlight w:val="white"/>
        </w:rPr>
        <w:t>clause Article</w:t>
      </w:r>
      <w:r w:rsidRPr="00B80189">
        <w:rPr>
          <w:rFonts w:eastAsia="Arial"/>
          <w:highlight w:val="white"/>
        </w:rPr>
        <w:t xml:space="preserve"> VIII</w:t>
      </w:r>
      <w:r w:rsidR="00C9330D" w:rsidRPr="00B80189">
        <w:rPr>
          <w:rFonts w:eastAsia="Arial"/>
          <w:highlight w:val="white"/>
        </w:rPr>
        <w:t>.</w:t>
      </w:r>
    </w:p>
    <w:p w14:paraId="4CA5BD7A" w14:textId="77777777" w:rsidR="00F33B1D" w:rsidRPr="00B80189" w:rsidRDefault="00F33B1D" w:rsidP="00B80189">
      <w:pPr>
        <w:autoSpaceDE w:val="0"/>
        <w:autoSpaceDN w:val="0"/>
        <w:adjustRightInd w:val="0"/>
        <w:spacing w:line="276" w:lineRule="auto"/>
        <w:ind w:firstLine="720"/>
        <w:jc w:val="both"/>
        <w:rPr>
          <w:color w:val="222222"/>
          <w:shd w:val="clear" w:color="auto" w:fill="FFFFFF"/>
        </w:rPr>
      </w:pPr>
    </w:p>
    <w:p w14:paraId="49A21DC0" w14:textId="77777777" w:rsidR="00C9330D" w:rsidRPr="00B80189" w:rsidRDefault="00C9330D" w:rsidP="00B80189">
      <w:pPr>
        <w:pStyle w:val="ListParagraph"/>
        <w:numPr>
          <w:ilvl w:val="0"/>
          <w:numId w:val="19"/>
        </w:numPr>
        <w:shd w:val="clear" w:color="auto" w:fill="FFFFFF"/>
        <w:suppressAutoHyphens w:val="0"/>
        <w:spacing w:after="160" w:line="276" w:lineRule="auto"/>
        <w:contextualSpacing/>
        <w:jc w:val="both"/>
        <w:rPr>
          <w:rFonts w:eastAsia="Arial"/>
          <w:highlight w:val="white"/>
        </w:rPr>
      </w:pPr>
      <w:r w:rsidRPr="00B80189">
        <w:rPr>
          <w:rFonts w:eastAsia="Arial"/>
          <w:b/>
          <w:bCs/>
          <w:highlight w:val="white"/>
        </w:rPr>
        <w:t>Scope of the MOU and Roles and Responsibilities of the Parties</w:t>
      </w:r>
      <w:r w:rsidRPr="00B80189">
        <w:rPr>
          <w:rFonts w:eastAsia="Arial"/>
          <w:highlight w:val="white"/>
        </w:rPr>
        <w:t xml:space="preserve">: </w:t>
      </w:r>
    </w:p>
    <w:p w14:paraId="6B5C20F2" w14:textId="77777777" w:rsidR="00C9330D" w:rsidRPr="00B80189" w:rsidRDefault="00C9330D" w:rsidP="00B80189">
      <w:pPr>
        <w:shd w:val="clear" w:color="auto" w:fill="FFFFFF"/>
        <w:spacing w:line="276" w:lineRule="auto"/>
        <w:jc w:val="both"/>
        <w:rPr>
          <w:rFonts w:eastAsia="Arial"/>
          <w:highlight w:val="white"/>
        </w:rPr>
      </w:pPr>
    </w:p>
    <w:p w14:paraId="26BD09DE" w14:textId="77777777" w:rsidR="00C9330D" w:rsidRPr="00B80189" w:rsidRDefault="00C9330D" w:rsidP="00B80189">
      <w:pPr>
        <w:shd w:val="clear" w:color="auto" w:fill="FFFFFF"/>
        <w:spacing w:line="276" w:lineRule="auto"/>
        <w:jc w:val="center"/>
        <w:rPr>
          <w:rFonts w:eastAsia="Arial"/>
          <w:b/>
          <w:highlight w:val="white"/>
        </w:rPr>
      </w:pPr>
      <w:r w:rsidRPr="00B80189">
        <w:rPr>
          <w:rFonts w:eastAsia="Arial"/>
          <w:b/>
          <w:highlight w:val="white"/>
        </w:rPr>
        <w:t>ARTICLE-I</w:t>
      </w:r>
    </w:p>
    <w:p w14:paraId="3D30637D" w14:textId="77777777" w:rsidR="00C9330D" w:rsidRPr="00B80189" w:rsidRDefault="00C9330D" w:rsidP="00B80189">
      <w:pPr>
        <w:shd w:val="clear" w:color="auto" w:fill="FFFFFF"/>
        <w:spacing w:line="276" w:lineRule="auto"/>
        <w:jc w:val="center"/>
        <w:rPr>
          <w:rFonts w:eastAsia="Arial"/>
          <w:b/>
          <w:highlight w:val="white"/>
        </w:rPr>
      </w:pPr>
      <w:commentRangeStart w:id="7"/>
      <w:r w:rsidRPr="00B80189">
        <w:rPr>
          <w:rFonts w:eastAsia="Arial"/>
          <w:b/>
          <w:highlight w:val="white"/>
        </w:rPr>
        <w:t>Aims and Objectives</w:t>
      </w:r>
    </w:p>
    <w:p w14:paraId="7B2AE8C7" w14:textId="431E0006" w:rsidR="00F33B1D" w:rsidRPr="00B80189" w:rsidRDefault="00F33B1D" w:rsidP="00B80189">
      <w:pPr>
        <w:widowControl w:val="0"/>
        <w:spacing w:line="276" w:lineRule="auto"/>
        <w:ind w:firstLine="720"/>
        <w:jc w:val="both"/>
        <w:rPr>
          <w:rFonts w:eastAsia="Calibri"/>
        </w:rPr>
      </w:pPr>
      <w:r w:rsidRPr="00B80189">
        <w:rPr>
          <w:rFonts w:eastAsia="Calibri"/>
        </w:rPr>
        <w:t xml:space="preserve">It is envisaged that during this engagement, </w:t>
      </w:r>
      <w:r w:rsidR="00C9330D" w:rsidRPr="00B80189">
        <w:rPr>
          <w:rFonts w:eastAsia="Calibri"/>
          <w:b/>
        </w:rPr>
        <w:t>N</w:t>
      </w:r>
      <w:r w:rsidR="00A047B8" w:rsidRPr="00B80189">
        <w:rPr>
          <w:rFonts w:eastAsia="Calibri"/>
          <w:b/>
        </w:rPr>
        <w:t>RLM</w:t>
      </w:r>
      <w:r w:rsidR="00A047B8" w:rsidRPr="00B80189">
        <w:rPr>
          <w:rFonts w:eastAsia="Calibri"/>
        </w:rPr>
        <w:t xml:space="preserve"> </w:t>
      </w:r>
      <w:r w:rsidRPr="00B80189">
        <w:rPr>
          <w:rFonts w:eastAsia="Calibri"/>
        </w:rPr>
        <w:t>and</w:t>
      </w:r>
      <w:r w:rsidR="00A047B8" w:rsidRPr="00B80189">
        <w:rPr>
          <w:rFonts w:eastAsia="Calibri"/>
        </w:rPr>
        <w:t xml:space="preserve"> Bank </w:t>
      </w:r>
      <w:r w:rsidRPr="00B80189">
        <w:rPr>
          <w:rFonts w:eastAsia="Calibri"/>
        </w:rPr>
        <w:t>will jointly ensure:</w:t>
      </w:r>
    </w:p>
    <w:p w14:paraId="38310391" w14:textId="77777777" w:rsidR="00F33B1D" w:rsidRPr="00B80189" w:rsidRDefault="00F33B1D" w:rsidP="00B80189">
      <w:pPr>
        <w:pStyle w:val="ListParagraph"/>
        <w:widowControl w:val="0"/>
        <w:numPr>
          <w:ilvl w:val="0"/>
          <w:numId w:val="15"/>
        </w:numPr>
        <w:spacing w:line="276" w:lineRule="auto"/>
        <w:jc w:val="both"/>
        <w:rPr>
          <w:rFonts w:eastAsia="Calibri"/>
        </w:rPr>
      </w:pPr>
      <w:r w:rsidRPr="00B80189">
        <w:rPr>
          <w:rFonts w:eastAsia="Calibri"/>
        </w:rPr>
        <w:t>Identification of districts/blocks for purpose of implementing the said intervention</w:t>
      </w:r>
    </w:p>
    <w:p w14:paraId="4B62B375" w14:textId="77777777" w:rsidR="00AC15F9" w:rsidRPr="00B80189" w:rsidRDefault="00A047B8" w:rsidP="00B80189">
      <w:pPr>
        <w:pStyle w:val="ListParagraph"/>
        <w:widowControl w:val="0"/>
        <w:numPr>
          <w:ilvl w:val="0"/>
          <w:numId w:val="15"/>
        </w:numPr>
        <w:spacing w:line="276" w:lineRule="auto"/>
        <w:jc w:val="both"/>
        <w:rPr>
          <w:rFonts w:eastAsia="Calibri"/>
        </w:rPr>
      </w:pPr>
      <w:r w:rsidRPr="00B80189">
        <w:rPr>
          <w:rFonts w:eastAsia="Calibri"/>
        </w:rPr>
        <w:t>Develop</w:t>
      </w:r>
      <w:r w:rsidR="00DA4FEF" w:rsidRPr="00B80189">
        <w:rPr>
          <w:rFonts w:eastAsia="Calibri"/>
        </w:rPr>
        <w:t xml:space="preserve"> </w:t>
      </w:r>
      <w:r w:rsidR="00AC15F9" w:rsidRPr="00B80189">
        <w:rPr>
          <w:rFonts w:eastAsia="Calibri"/>
        </w:rPr>
        <w:t>appropriate credit product for women SHG members to meet their credit requirement for enterprises</w:t>
      </w:r>
    </w:p>
    <w:p w14:paraId="248B6AEB" w14:textId="2F4DB720" w:rsidR="00F33B1D" w:rsidRPr="00B80189" w:rsidRDefault="00F33B1D" w:rsidP="00B80189">
      <w:pPr>
        <w:pStyle w:val="ListParagraph"/>
        <w:widowControl w:val="0"/>
        <w:numPr>
          <w:ilvl w:val="0"/>
          <w:numId w:val="15"/>
        </w:numPr>
        <w:spacing w:line="276" w:lineRule="auto"/>
        <w:jc w:val="both"/>
        <w:rPr>
          <w:rFonts w:eastAsia="Calibri"/>
        </w:rPr>
      </w:pPr>
      <w:r w:rsidRPr="00B80189">
        <w:rPr>
          <w:rFonts w:eastAsia="Calibri"/>
        </w:rPr>
        <w:t xml:space="preserve">Ensure access to finance to </w:t>
      </w:r>
      <w:r w:rsidR="00C9330D" w:rsidRPr="00B80189">
        <w:rPr>
          <w:rFonts w:eastAsia="Calibri"/>
        </w:rPr>
        <w:t xml:space="preserve">individual </w:t>
      </w:r>
      <w:r w:rsidRPr="00B80189">
        <w:rPr>
          <w:rFonts w:eastAsia="Calibri"/>
        </w:rPr>
        <w:t>women members</w:t>
      </w:r>
      <w:r w:rsidR="00C9330D" w:rsidRPr="00B80189">
        <w:rPr>
          <w:rFonts w:eastAsia="Calibri"/>
        </w:rPr>
        <w:t xml:space="preserve"> of SHGs</w:t>
      </w:r>
      <w:r w:rsidR="004F6521">
        <w:rPr>
          <w:rFonts w:eastAsia="Calibri"/>
        </w:rPr>
        <w:t>.</w:t>
      </w:r>
      <w:r w:rsidR="00C9330D" w:rsidRPr="00B80189">
        <w:rPr>
          <w:rFonts w:eastAsia="Calibri"/>
        </w:rPr>
        <w:t xml:space="preserve"> </w:t>
      </w:r>
    </w:p>
    <w:p w14:paraId="2FFD9E94" w14:textId="2B22F71E" w:rsidR="00F33B1D" w:rsidRPr="00B80189" w:rsidRDefault="00F33B1D" w:rsidP="00EA6625">
      <w:pPr>
        <w:pStyle w:val="ListParagraph"/>
        <w:widowControl w:val="0"/>
        <w:numPr>
          <w:ilvl w:val="0"/>
          <w:numId w:val="15"/>
        </w:numPr>
        <w:spacing w:line="276" w:lineRule="auto"/>
        <w:jc w:val="both"/>
        <w:rPr>
          <w:rFonts w:eastAsia="Calibri"/>
        </w:rPr>
      </w:pPr>
      <w:r w:rsidRPr="00B80189">
        <w:rPr>
          <w:rFonts w:eastAsia="Calibri"/>
        </w:rPr>
        <w:t xml:space="preserve">Design, develop, </w:t>
      </w:r>
      <w:r w:rsidR="00DB4F26" w:rsidRPr="00B80189">
        <w:rPr>
          <w:rFonts w:eastAsia="Calibri"/>
        </w:rPr>
        <w:t>test,</w:t>
      </w:r>
      <w:r w:rsidRPr="00B80189">
        <w:rPr>
          <w:rFonts w:eastAsia="Calibri"/>
        </w:rPr>
        <w:t xml:space="preserve"> and institutionalize a structured process and protocol for identification </w:t>
      </w:r>
      <w:r w:rsidR="00337067" w:rsidRPr="00B80189">
        <w:rPr>
          <w:rFonts w:eastAsia="Calibri"/>
        </w:rPr>
        <w:t xml:space="preserve">&amp; assessment </w:t>
      </w:r>
      <w:r w:rsidRPr="00B80189">
        <w:rPr>
          <w:rFonts w:eastAsia="Calibri"/>
        </w:rPr>
        <w:t xml:space="preserve">of eligible SHG members; </w:t>
      </w:r>
      <w:r w:rsidR="00337067" w:rsidRPr="00B80189">
        <w:rPr>
          <w:rFonts w:eastAsia="Calibri"/>
        </w:rPr>
        <w:t>sourcing of application including documentation; Credit appraisal and assessment criteria and process; post credit disbursal and follow-up</w:t>
      </w:r>
      <w:r w:rsidR="00FF0E40" w:rsidRPr="00B80189">
        <w:rPr>
          <w:rFonts w:eastAsia="Calibri"/>
        </w:rPr>
        <w:t xml:space="preserve">. </w:t>
      </w:r>
      <w:commentRangeEnd w:id="7"/>
      <w:r w:rsidR="00E77634" w:rsidRPr="00B80189">
        <w:rPr>
          <w:rStyle w:val="CommentReference"/>
          <w:rFonts w:eastAsia="Calibri"/>
          <w:sz w:val="24"/>
          <w:szCs w:val="24"/>
        </w:rPr>
        <w:commentReference w:id="7"/>
      </w:r>
    </w:p>
    <w:p w14:paraId="7C2FFBAA" w14:textId="77777777" w:rsidR="00C9330D" w:rsidRPr="00B80189" w:rsidRDefault="00C9330D" w:rsidP="00B80189">
      <w:pPr>
        <w:pBdr>
          <w:top w:val="nil"/>
          <w:left w:val="nil"/>
          <w:bottom w:val="nil"/>
          <w:right w:val="nil"/>
          <w:between w:val="nil"/>
        </w:pBdr>
        <w:shd w:val="clear" w:color="auto" w:fill="FFFFFF"/>
        <w:spacing w:line="276" w:lineRule="auto"/>
        <w:ind w:left="1080"/>
        <w:jc w:val="center"/>
        <w:rPr>
          <w:rFonts w:eastAsia="Arial"/>
          <w:b/>
          <w:highlight w:val="white"/>
        </w:rPr>
      </w:pPr>
    </w:p>
    <w:p w14:paraId="279817F8" w14:textId="6C75BF12" w:rsidR="00C9330D" w:rsidRPr="00B80189" w:rsidRDefault="00C9330D" w:rsidP="00B80189">
      <w:pPr>
        <w:pBdr>
          <w:top w:val="nil"/>
          <w:left w:val="nil"/>
          <w:bottom w:val="nil"/>
          <w:right w:val="nil"/>
          <w:between w:val="nil"/>
        </w:pBdr>
        <w:shd w:val="clear" w:color="auto" w:fill="FFFFFF"/>
        <w:spacing w:line="276" w:lineRule="auto"/>
        <w:ind w:left="1080"/>
        <w:jc w:val="center"/>
        <w:rPr>
          <w:rFonts w:eastAsia="Arial"/>
          <w:b/>
          <w:highlight w:val="white"/>
        </w:rPr>
      </w:pPr>
      <w:r w:rsidRPr="00B80189">
        <w:rPr>
          <w:rFonts w:eastAsia="Arial"/>
          <w:b/>
          <w:highlight w:val="white"/>
        </w:rPr>
        <w:t>ARTICLE – II</w:t>
      </w:r>
    </w:p>
    <w:p w14:paraId="1A405B83" w14:textId="77777777" w:rsidR="00C9330D" w:rsidRPr="00B80189" w:rsidRDefault="00C9330D" w:rsidP="00B80189">
      <w:pPr>
        <w:pBdr>
          <w:top w:val="nil"/>
          <w:left w:val="nil"/>
          <w:bottom w:val="nil"/>
          <w:right w:val="nil"/>
          <w:between w:val="nil"/>
        </w:pBdr>
        <w:shd w:val="clear" w:color="auto" w:fill="FFFFFF"/>
        <w:spacing w:line="276" w:lineRule="auto"/>
        <w:ind w:left="1080"/>
        <w:jc w:val="center"/>
        <w:rPr>
          <w:rFonts w:eastAsia="Arial"/>
          <w:b/>
        </w:rPr>
      </w:pPr>
      <w:r w:rsidRPr="00B80189">
        <w:rPr>
          <w:rFonts w:eastAsia="Arial"/>
          <w:b/>
          <w:highlight w:val="white"/>
        </w:rPr>
        <w:t>Responsibilities of Parties</w:t>
      </w:r>
    </w:p>
    <w:p w14:paraId="49E5D208" w14:textId="77777777" w:rsidR="00C9330D" w:rsidRPr="00B80189" w:rsidRDefault="00C9330D" w:rsidP="00B80189">
      <w:pPr>
        <w:pBdr>
          <w:top w:val="nil"/>
          <w:left w:val="nil"/>
          <w:bottom w:val="nil"/>
          <w:right w:val="nil"/>
          <w:between w:val="nil"/>
        </w:pBdr>
        <w:shd w:val="clear" w:color="auto" w:fill="FFFFFF"/>
        <w:spacing w:line="276" w:lineRule="auto"/>
        <w:ind w:left="1080"/>
        <w:jc w:val="center"/>
        <w:rPr>
          <w:rFonts w:eastAsia="Arial"/>
          <w:b/>
        </w:rPr>
      </w:pPr>
    </w:p>
    <w:p w14:paraId="51D6DE57" w14:textId="71EC8536" w:rsidR="00F33B1D" w:rsidRPr="00B80189" w:rsidRDefault="00F33B1D" w:rsidP="00B80189">
      <w:pPr>
        <w:pBdr>
          <w:top w:val="nil"/>
          <w:left w:val="nil"/>
          <w:bottom w:val="nil"/>
          <w:right w:val="nil"/>
          <w:between w:val="nil"/>
        </w:pBdr>
        <w:shd w:val="clear" w:color="auto" w:fill="FFFFFF"/>
        <w:spacing w:line="276" w:lineRule="auto"/>
        <w:ind w:left="1080"/>
        <w:rPr>
          <w:rFonts w:eastAsia="Arial"/>
          <w:b/>
          <w:highlight w:val="white"/>
        </w:rPr>
      </w:pPr>
      <w:r w:rsidRPr="00B80189">
        <w:rPr>
          <w:b/>
          <w:color w:val="222222"/>
          <w:shd w:val="clear" w:color="auto" w:fill="FFFFFF"/>
        </w:rPr>
        <w:t>Role</w:t>
      </w:r>
      <w:r w:rsidR="00C9330D" w:rsidRPr="00B80189">
        <w:rPr>
          <w:b/>
          <w:color w:val="222222"/>
          <w:shd w:val="clear" w:color="auto" w:fill="FFFFFF"/>
        </w:rPr>
        <w:t xml:space="preserve"> and Responsibilities</w:t>
      </w:r>
      <w:r w:rsidRPr="00B80189">
        <w:rPr>
          <w:b/>
          <w:color w:val="222222"/>
          <w:shd w:val="clear" w:color="auto" w:fill="FFFFFF"/>
        </w:rPr>
        <w:t xml:space="preserve"> of </w:t>
      </w:r>
      <w:r w:rsidR="00C9330D" w:rsidRPr="00B80189">
        <w:rPr>
          <w:b/>
          <w:shd w:val="clear" w:color="auto" w:fill="FFFFFF"/>
        </w:rPr>
        <w:t>NRLM</w:t>
      </w:r>
    </w:p>
    <w:p w14:paraId="3B1C7E48" w14:textId="77777777" w:rsidR="00F33B1D" w:rsidRPr="00B80189" w:rsidRDefault="00F33B1D" w:rsidP="00B80189">
      <w:pPr>
        <w:autoSpaceDE w:val="0"/>
        <w:autoSpaceDN w:val="0"/>
        <w:adjustRightInd w:val="0"/>
        <w:spacing w:line="276" w:lineRule="auto"/>
        <w:ind w:firstLine="720"/>
        <w:jc w:val="both"/>
        <w:rPr>
          <w:color w:val="222222"/>
          <w:shd w:val="clear" w:color="auto" w:fill="FFFFFF"/>
        </w:rPr>
      </w:pPr>
    </w:p>
    <w:p w14:paraId="4F255F5B" w14:textId="50E9D26F" w:rsidR="00133F45" w:rsidRPr="00B80189" w:rsidRDefault="00C9330D" w:rsidP="00B80189">
      <w:pPr>
        <w:numPr>
          <w:ilvl w:val="0"/>
          <w:numId w:val="16"/>
        </w:numPr>
        <w:spacing w:line="276" w:lineRule="auto"/>
        <w:jc w:val="both"/>
        <w:rPr>
          <w:rFonts w:eastAsia="Batang"/>
          <w:lang w:val="en-IN"/>
        </w:rPr>
      </w:pPr>
      <w:r w:rsidRPr="00B80189">
        <w:rPr>
          <w:rFonts w:eastAsia="Batang"/>
          <w:lang w:val="en-IN"/>
        </w:rPr>
        <w:t xml:space="preserve">NRLM in coordination with </w:t>
      </w:r>
      <w:commentRangeStart w:id="8"/>
      <w:r w:rsidR="00A047B8" w:rsidRPr="00B80189">
        <w:rPr>
          <w:rFonts w:eastAsia="Batang"/>
          <w:lang w:val="en-IN"/>
        </w:rPr>
        <w:t>SRLM</w:t>
      </w:r>
      <w:commentRangeEnd w:id="8"/>
      <w:r w:rsidR="00C054EC" w:rsidRPr="00B80189">
        <w:rPr>
          <w:rStyle w:val="CommentReference"/>
          <w:rFonts w:eastAsia="Batang"/>
          <w:sz w:val="24"/>
          <w:szCs w:val="24"/>
          <w:lang w:val="en-IN"/>
        </w:rPr>
        <w:commentReference w:id="8"/>
      </w:r>
      <w:r w:rsidRPr="00B80189">
        <w:rPr>
          <w:rFonts w:eastAsia="Batang"/>
          <w:lang w:val="en-IN"/>
        </w:rPr>
        <w:t>s in the country</w:t>
      </w:r>
      <w:r w:rsidR="00133F45" w:rsidRPr="00B80189">
        <w:rPr>
          <w:rFonts w:eastAsia="Batang"/>
          <w:lang w:val="en-IN"/>
        </w:rPr>
        <w:t xml:space="preserve"> will designate nodal persons at </w:t>
      </w:r>
      <w:r w:rsidRPr="00B80189">
        <w:rPr>
          <w:rFonts w:eastAsia="Batang"/>
          <w:lang w:val="en-IN"/>
        </w:rPr>
        <w:t>S</w:t>
      </w:r>
      <w:r w:rsidR="00133F45" w:rsidRPr="00B80189">
        <w:rPr>
          <w:rFonts w:eastAsia="Batang"/>
          <w:lang w:val="en-IN"/>
        </w:rPr>
        <w:t>tate/ district/block/ sub-block level for purpose of coordination for the proposed intervention</w:t>
      </w:r>
    </w:p>
    <w:p w14:paraId="67C7FFAC" w14:textId="5EFB4738" w:rsidR="00337067" w:rsidRPr="00B80189" w:rsidRDefault="00C9330D" w:rsidP="00B80189">
      <w:pPr>
        <w:numPr>
          <w:ilvl w:val="0"/>
          <w:numId w:val="16"/>
        </w:numPr>
        <w:spacing w:line="276" w:lineRule="auto"/>
        <w:jc w:val="both"/>
        <w:rPr>
          <w:rFonts w:eastAsia="Batang"/>
          <w:lang w:val="en-IN"/>
        </w:rPr>
      </w:pPr>
      <w:r w:rsidRPr="00B80189">
        <w:rPr>
          <w:rFonts w:eastAsia="Batang"/>
          <w:lang w:val="en-IN"/>
        </w:rPr>
        <w:t>N</w:t>
      </w:r>
      <w:r w:rsidR="00A047B8" w:rsidRPr="00B80189">
        <w:rPr>
          <w:rFonts w:eastAsia="Batang"/>
          <w:lang w:val="en-IN"/>
        </w:rPr>
        <w:t>RLM</w:t>
      </w:r>
      <w:r w:rsidR="00337067" w:rsidRPr="00B80189">
        <w:rPr>
          <w:rFonts w:eastAsia="Batang"/>
          <w:lang w:val="en-IN"/>
        </w:rPr>
        <w:t xml:space="preserve"> will train and deploy </w:t>
      </w:r>
      <w:r w:rsidR="002A0976" w:rsidRPr="00B80189">
        <w:rPr>
          <w:rFonts w:eastAsia="Batang"/>
          <w:lang w:val="en-IN"/>
        </w:rPr>
        <w:t>personnel under SRLM and Community Cadres in the identified geographies to take up assigned tasks under the proposed intervention</w:t>
      </w:r>
    </w:p>
    <w:p w14:paraId="7EA84C9C" w14:textId="2924BE33" w:rsidR="00337067" w:rsidRPr="00B80189" w:rsidRDefault="00C9330D" w:rsidP="00B80189">
      <w:pPr>
        <w:numPr>
          <w:ilvl w:val="0"/>
          <w:numId w:val="16"/>
        </w:numPr>
        <w:spacing w:line="276" w:lineRule="auto"/>
        <w:jc w:val="both"/>
        <w:rPr>
          <w:rFonts w:eastAsia="Batang"/>
          <w:lang w:val="en-IN"/>
        </w:rPr>
      </w:pPr>
      <w:r w:rsidRPr="00B80189">
        <w:rPr>
          <w:rFonts w:eastAsia="Batang"/>
          <w:lang w:val="en-IN"/>
        </w:rPr>
        <w:t>N</w:t>
      </w:r>
      <w:r w:rsidR="00A047B8" w:rsidRPr="00B80189">
        <w:rPr>
          <w:rFonts w:eastAsia="Batang"/>
          <w:lang w:val="en-IN"/>
        </w:rPr>
        <w:t>RLM</w:t>
      </w:r>
      <w:r w:rsidR="00337067" w:rsidRPr="00B80189">
        <w:rPr>
          <w:rFonts w:eastAsia="Batang"/>
          <w:lang w:val="en-IN"/>
        </w:rPr>
        <w:t xml:space="preserve"> </w:t>
      </w:r>
      <w:r w:rsidRPr="00B80189">
        <w:rPr>
          <w:rFonts w:eastAsia="Batang"/>
          <w:lang w:val="en-IN"/>
        </w:rPr>
        <w:t xml:space="preserve">in coordination with SRLMs in the country, </w:t>
      </w:r>
      <w:r w:rsidR="00337067" w:rsidRPr="00B80189">
        <w:rPr>
          <w:rFonts w:eastAsia="Batang"/>
          <w:lang w:val="en-IN"/>
        </w:rPr>
        <w:t xml:space="preserve">will conduct initial assessment to identify potential SHG members seeking individual Loan from bank for setting up/ expand their economic enterprises. </w:t>
      </w:r>
    </w:p>
    <w:p w14:paraId="199008CA" w14:textId="6A09E77B" w:rsidR="002A0976" w:rsidRPr="00B80189" w:rsidRDefault="00C9330D" w:rsidP="00B80189">
      <w:pPr>
        <w:numPr>
          <w:ilvl w:val="0"/>
          <w:numId w:val="16"/>
        </w:numPr>
        <w:spacing w:line="276" w:lineRule="auto"/>
        <w:jc w:val="both"/>
        <w:rPr>
          <w:rFonts w:eastAsia="Batang"/>
          <w:lang w:val="en-IN"/>
        </w:rPr>
      </w:pPr>
      <w:r w:rsidRPr="00B80189">
        <w:rPr>
          <w:rFonts w:eastAsia="Batang"/>
          <w:lang w:val="en-IN"/>
        </w:rPr>
        <w:t xml:space="preserve">NRLM in coordination with SRLMs in the country </w:t>
      </w:r>
      <w:r w:rsidR="002A0976" w:rsidRPr="00B80189">
        <w:rPr>
          <w:rFonts w:eastAsia="Batang"/>
          <w:lang w:val="en-IN"/>
        </w:rPr>
        <w:t>will conduct initial orientation of all identified SHG members and make them aware of various requirements</w:t>
      </w:r>
      <w:r w:rsidR="00F64B0B" w:rsidRPr="00B80189">
        <w:rPr>
          <w:rFonts w:eastAsia="Batang"/>
          <w:lang w:val="en-IN"/>
        </w:rPr>
        <w:t xml:space="preserve"> for seeking direct credit from banks</w:t>
      </w:r>
    </w:p>
    <w:p w14:paraId="45ADFAA2" w14:textId="6A1D6F87" w:rsidR="00337067" w:rsidRPr="00B80189" w:rsidRDefault="00C9330D" w:rsidP="00B80189">
      <w:pPr>
        <w:numPr>
          <w:ilvl w:val="0"/>
          <w:numId w:val="16"/>
        </w:numPr>
        <w:spacing w:line="276" w:lineRule="auto"/>
        <w:jc w:val="both"/>
        <w:rPr>
          <w:rFonts w:eastAsia="Batang"/>
          <w:lang w:val="en-IN"/>
        </w:rPr>
      </w:pPr>
      <w:r w:rsidRPr="00B80189">
        <w:rPr>
          <w:rFonts w:eastAsia="Batang"/>
          <w:lang w:val="en-IN"/>
        </w:rPr>
        <w:t>NRLM in coordination with SRLMs in the country,</w:t>
      </w:r>
      <w:r w:rsidR="002A0976" w:rsidRPr="00B80189">
        <w:rPr>
          <w:rFonts w:eastAsia="Batang"/>
          <w:lang w:val="en-IN"/>
        </w:rPr>
        <w:t xml:space="preserve"> </w:t>
      </w:r>
      <w:r w:rsidR="00337067" w:rsidRPr="00B80189">
        <w:rPr>
          <w:rFonts w:eastAsia="Batang"/>
          <w:lang w:val="en-IN"/>
        </w:rPr>
        <w:t xml:space="preserve">through its field functionaries </w:t>
      </w:r>
      <w:r w:rsidR="002A0976" w:rsidRPr="00B80189">
        <w:rPr>
          <w:rFonts w:eastAsia="Batang"/>
          <w:lang w:val="en-IN"/>
        </w:rPr>
        <w:t>(</w:t>
      </w:r>
      <w:r w:rsidR="00337067" w:rsidRPr="00B80189">
        <w:rPr>
          <w:rFonts w:eastAsia="Batang"/>
          <w:lang w:val="en-IN"/>
        </w:rPr>
        <w:t xml:space="preserve">personnel under SRLM and community </w:t>
      </w:r>
      <w:r w:rsidR="00DB4F26" w:rsidRPr="00B80189">
        <w:rPr>
          <w:rFonts w:eastAsia="Batang"/>
          <w:lang w:val="en-IN"/>
        </w:rPr>
        <w:t>cadres) will</w:t>
      </w:r>
      <w:r w:rsidR="002A0976" w:rsidRPr="00B80189">
        <w:rPr>
          <w:rFonts w:eastAsia="Batang"/>
          <w:lang w:val="en-IN"/>
        </w:rPr>
        <w:t xml:space="preserve"> assist SHG member in preparation of loan proposal including completion of documentation formalities </w:t>
      </w:r>
    </w:p>
    <w:p w14:paraId="3E74FD1B" w14:textId="46864C9F" w:rsidR="002A0976" w:rsidRPr="00B80189" w:rsidRDefault="00C9330D" w:rsidP="00B80189">
      <w:pPr>
        <w:numPr>
          <w:ilvl w:val="0"/>
          <w:numId w:val="16"/>
        </w:numPr>
        <w:spacing w:line="276" w:lineRule="auto"/>
        <w:jc w:val="both"/>
        <w:rPr>
          <w:rFonts w:eastAsia="Batang"/>
          <w:lang w:val="en-IN"/>
        </w:rPr>
      </w:pPr>
      <w:r w:rsidRPr="00B80189">
        <w:rPr>
          <w:rFonts w:eastAsia="Batang"/>
          <w:lang w:val="en-IN"/>
        </w:rPr>
        <w:lastRenderedPageBreak/>
        <w:t xml:space="preserve">NRLM in coordination with SRLMs in the country </w:t>
      </w:r>
      <w:r w:rsidR="002A0976" w:rsidRPr="00B80189">
        <w:rPr>
          <w:rFonts w:eastAsia="Batang"/>
          <w:lang w:val="en-IN"/>
        </w:rPr>
        <w:t xml:space="preserve">will provide assistance to SHG members in formalization of the enterprises as may be required </w:t>
      </w:r>
    </w:p>
    <w:p w14:paraId="291ED000" w14:textId="240E3AF9" w:rsidR="002A0976" w:rsidRPr="00B80189" w:rsidRDefault="00C9330D" w:rsidP="00B80189">
      <w:pPr>
        <w:numPr>
          <w:ilvl w:val="0"/>
          <w:numId w:val="16"/>
        </w:numPr>
        <w:spacing w:line="276" w:lineRule="auto"/>
        <w:jc w:val="both"/>
        <w:rPr>
          <w:rFonts w:eastAsia="Batang"/>
          <w:lang w:val="en-IN"/>
        </w:rPr>
      </w:pPr>
      <w:r w:rsidRPr="00B80189">
        <w:rPr>
          <w:rFonts w:eastAsia="Batang"/>
          <w:lang w:val="en-IN"/>
        </w:rPr>
        <w:t>NRLM in coordination with SRLMs in the country</w:t>
      </w:r>
      <w:r w:rsidR="002A0976" w:rsidRPr="00B80189">
        <w:rPr>
          <w:rFonts w:eastAsia="Batang"/>
          <w:lang w:val="en-IN"/>
        </w:rPr>
        <w:t xml:space="preserve"> will assist bank in accessing necessary/ relevant information related to the identified members required for appraisal and assessment of proposal by bank</w:t>
      </w:r>
    </w:p>
    <w:p w14:paraId="1E1E45A7" w14:textId="6FBE2AF9" w:rsidR="00BB3E16" w:rsidRPr="00B80189" w:rsidRDefault="00C9330D" w:rsidP="00B80189">
      <w:pPr>
        <w:numPr>
          <w:ilvl w:val="0"/>
          <w:numId w:val="16"/>
        </w:numPr>
        <w:spacing w:line="276" w:lineRule="auto"/>
        <w:jc w:val="both"/>
        <w:rPr>
          <w:rFonts w:eastAsia="Batang"/>
          <w:lang w:val="en-IN"/>
        </w:rPr>
      </w:pPr>
      <w:r w:rsidRPr="00B80189">
        <w:rPr>
          <w:rFonts w:eastAsia="Batang"/>
          <w:lang w:val="en-IN"/>
        </w:rPr>
        <w:t>NRLM</w:t>
      </w:r>
      <w:r w:rsidR="00A047B8" w:rsidRPr="00B80189">
        <w:rPr>
          <w:rFonts w:eastAsia="Batang"/>
          <w:lang w:val="en-IN"/>
        </w:rPr>
        <w:t xml:space="preserve"> in coordination with Ministry of Rural Development, Govt of India</w:t>
      </w:r>
      <w:r w:rsidR="002A0976" w:rsidRPr="00B80189">
        <w:rPr>
          <w:rFonts w:eastAsia="Batang"/>
          <w:lang w:val="en-IN"/>
        </w:rPr>
        <w:t xml:space="preserve"> </w:t>
      </w:r>
      <w:r w:rsidR="00BB3E16" w:rsidRPr="00B80189">
        <w:rPr>
          <w:rFonts w:eastAsia="Batang"/>
          <w:lang w:val="en-IN"/>
        </w:rPr>
        <w:t xml:space="preserve">will ensure reimbursement of </w:t>
      </w:r>
      <w:r w:rsidR="00A047B8" w:rsidRPr="00B80189">
        <w:rPr>
          <w:rFonts w:eastAsia="Batang"/>
          <w:lang w:val="en-IN"/>
        </w:rPr>
        <w:t xml:space="preserve">actual charges (if any) towards </w:t>
      </w:r>
      <w:r w:rsidR="00BB3E16" w:rsidRPr="00B80189">
        <w:rPr>
          <w:rFonts w:eastAsia="Batang"/>
          <w:lang w:val="en-IN"/>
        </w:rPr>
        <w:t xml:space="preserve">credit guarantee </w:t>
      </w:r>
      <w:r w:rsidR="00A047B8" w:rsidRPr="00B80189">
        <w:rPr>
          <w:rFonts w:eastAsia="Batang"/>
          <w:lang w:val="en-IN"/>
        </w:rPr>
        <w:t xml:space="preserve">cover taken </w:t>
      </w:r>
      <w:r w:rsidR="00BB3E16" w:rsidRPr="00B80189">
        <w:rPr>
          <w:rFonts w:eastAsia="Batang"/>
          <w:lang w:val="en-IN"/>
        </w:rPr>
        <w:t xml:space="preserve">for loans sanctioned by banks </w:t>
      </w:r>
      <w:r w:rsidR="00A047B8" w:rsidRPr="00B80189">
        <w:rPr>
          <w:rFonts w:eastAsia="Batang"/>
          <w:lang w:val="en-IN"/>
        </w:rPr>
        <w:t xml:space="preserve">to identified women members of SHGs </w:t>
      </w:r>
      <w:r w:rsidR="00BB3E16" w:rsidRPr="00B80189">
        <w:rPr>
          <w:rFonts w:eastAsia="Batang"/>
          <w:lang w:val="en-IN"/>
        </w:rPr>
        <w:t>as per the following conditions:</w:t>
      </w:r>
    </w:p>
    <w:p w14:paraId="0A62CD3F" w14:textId="77777777" w:rsidR="00BB3E16" w:rsidRPr="00B80189" w:rsidRDefault="00BB3E16" w:rsidP="00B80189">
      <w:pPr>
        <w:numPr>
          <w:ilvl w:val="1"/>
          <w:numId w:val="16"/>
        </w:numPr>
        <w:spacing w:line="276" w:lineRule="auto"/>
        <w:jc w:val="both"/>
        <w:rPr>
          <w:rFonts w:eastAsia="Batang"/>
          <w:lang w:val="en-IN"/>
        </w:rPr>
      </w:pPr>
      <w:r w:rsidRPr="00B80189">
        <w:rPr>
          <w:rFonts w:eastAsia="Batang"/>
          <w:lang w:val="en-IN"/>
        </w:rPr>
        <w:t>Actual Credit Guarantee Charges as levied by CGTMSE and NCGTC on banks will be reimbursed</w:t>
      </w:r>
    </w:p>
    <w:p w14:paraId="4ECA260E" w14:textId="208D510B" w:rsidR="000F52E5" w:rsidRPr="000F52E5" w:rsidRDefault="006C67F2" w:rsidP="000F52E5">
      <w:pPr>
        <w:numPr>
          <w:ilvl w:val="1"/>
          <w:numId w:val="16"/>
        </w:numPr>
        <w:spacing w:line="276" w:lineRule="auto"/>
        <w:ind w:left="2127" w:hanging="284"/>
        <w:jc w:val="both"/>
        <w:rPr>
          <w:color w:val="000000" w:themeColor="text1"/>
        </w:rPr>
      </w:pPr>
      <w:r w:rsidRPr="006C67F2">
        <w:rPr>
          <w:rFonts w:eastAsia="Batang"/>
          <w:lang w:val="en-IN"/>
        </w:rPr>
        <w:t xml:space="preserve">Actual Credit Guarantee Charges on loans up to Rs 5 lakhs for a maximum period of 5 years will be reimbursed.  </w:t>
      </w:r>
      <w:r w:rsidRPr="006C67F2">
        <w:rPr>
          <w:rFonts w:eastAsia="Batang"/>
        </w:rPr>
        <w:t>In case of loan amount exceeding Rs 5 lakhs, reimbursement of credit guarantee fees will be done on proportionate basis up to the maximum leviable Credit Guarantee Charges applicable on the loans up to Rs.5 Lakhs</w:t>
      </w:r>
      <w:r w:rsidR="000F52E5" w:rsidRPr="000F52E5">
        <w:rPr>
          <w:color w:val="000000"/>
        </w:rPr>
        <w:t>.</w:t>
      </w:r>
    </w:p>
    <w:p w14:paraId="46AEF2DD" w14:textId="7CA82CD2" w:rsidR="00BB3E16" w:rsidRPr="00B80189" w:rsidRDefault="00BB3E16" w:rsidP="00B80189">
      <w:pPr>
        <w:numPr>
          <w:ilvl w:val="1"/>
          <w:numId w:val="16"/>
        </w:numPr>
        <w:spacing w:line="276" w:lineRule="auto"/>
        <w:jc w:val="both"/>
        <w:rPr>
          <w:rFonts w:eastAsia="Batang"/>
          <w:lang w:val="en-IN"/>
        </w:rPr>
      </w:pPr>
      <w:r w:rsidRPr="00B80189">
        <w:rPr>
          <w:rFonts w:eastAsia="Batang"/>
          <w:lang w:val="en-IN"/>
        </w:rPr>
        <w:t xml:space="preserve">Actual Credit Guarantee Charges with respect to loan accounts belonging to women SHG members </w:t>
      </w:r>
      <w:r w:rsidR="00570AC2" w:rsidRPr="00B80189">
        <w:rPr>
          <w:rFonts w:eastAsia="Batang"/>
          <w:lang w:val="en-IN"/>
        </w:rPr>
        <w:t xml:space="preserve">identified under this initiative </w:t>
      </w:r>
      <w:r w:rsidRPr="00B80189">
        <w:rPr>
          <w:rFonts w:eastAsia="Batang"/>
          <w:lang w:val="en-IN"/>
        </w:rPr>
        <w:t>will only be eligible for reimbursement</w:t>
      </w:r>
    </w:p>
    <w:p w14:paraId="40A7E100" w14:textId="2EB520DB" w:rsidR="00BB3E16" w:rsidRPr="00B80189" w:rsidRDefault="00BB3E16" w:rsidP="00B80189">
      <w:pPr>
        <w:numPr>
          <w:ilvl w:val="1"/>
          <w:numId w:val="16"/>
        </w:numPr>
        <w:spacing w:line="276" w:lineRule="auto"/>
        <w:jc w:val="both"/>
        <w:rPr>
          <w:rFonts w:eastAsia="Batang"/>
          <w:lang w:val="en-IN"/>
        </w:rPr>
      </w:pPr>
      <w:r w:rsidRPr="00B80189">
        <w:rPr>
          <w:rFonts w:eastAsia="Batang"/>
          <w:lang w:val="en-IN"/>
        </w:rPr>
        <w:t xml:space="preserve">Reimbursement of credit guarantee charges for one member will be done only once, subject to the maximum quantum and tenure as </w:t>
      </w:r>
      <w:r w:rsidR="00AE099F" w:rsidRPr="00B80189">
        <w:rPr>
          <w:rFonts w:eastAsia="Batang"/>
          <w:lang w:val="en-IN"/>
        </w:rPr>
        <w:t>mentioned</w:t>
      </w:r>
      <w:r w:rsidRPr="00B80189">
        <w:rPr>
          <w:rFonts w:eastAsia="Batang"/>
          <w:lang w:val="en-IN"/>
        </w:rPr>
        <w:t xml:space="preserve"> at point (b)</w:t>
      </w:r>
    </w:p>
    <w:p w14:paraId="036F993E" w14:textId="77777777" w:rsidR="00BB3E16" w:rsidRPr="00B80189" w:rsidRDefault="00BB3E16" w:rsidP="00B80189">
      <w:pPr>
        <w:numPr>
          <w:ilvl w:val="1"/>
          <w:numId w:val="16"/>
        </w:numPr>
        <w:spacing w:line="276" w:lineRule="auto"/>
        <w:jc w:val="both"/>
        <w:rPr>
          <w:rFonts w:eastAsia="Batang"/>
          <w:lang w:val="en-IN"/>
        </w:rPr>
      </w:pPr>
      <w:r w:rsidRPr="00B80189">
        <w:rPr>
          <w:rFonts w:eastAsia="Batang"/>
          <w:lang w:val="en-IN"/>
        </w:rPr>
        <w:t>Reimbursement of credit guarantee charges will be directly done by Ministry of Rural Development, Govt of India to the bank subject to submission of requisite information</w:t>
      </w:r>
      <w:r w:rsidR="00AB43E1" w:rsidRPr="00B80189">
        <w:rPr>
          <w:rFonts w:eastAsia="Batang"/>
          <w:lang w:val="en-IN"/>
        </w:rPr>
        <w:t>.</w:t>
      </w:r>
    </w:p>
    <w:p w14:paraId="7104F32E" w14:textId="3CDE02D9" w:rsidR="002A0976" w:rsidRPr="00B80189" w:rsidRDefault="00570AC2" w:rsidP="00B80189">
      <w:pPr>
        <w:numPr>
          <w:ilvl w:val="0"/>
          <w:numId w:val="16"/>
        </w:numPr>
        <w:spacing w:line="276" w:lineRule="auto"/>
        <w:jc w:val="both"/>
        <w:rPr>
          <w:rFonts w:eastAsia="Batang"/>
          <w:lang w:val="en-IN"/>
        </w:rPr>
      </w:pPr>
      <w:r w:rsidRPr="00B80189">
        <w:rPr>
          <w:rFonts w:eastAsia="Batang"/>
          <w:lang w:val="en-IN"/>
        </w:rPr>
        <w:t xml:space="preserve">NRLM in coordination with SRLMs in the country. </w:t>
      </w:r>
      <w:r w:rsidR="00BB3E16" w:rsidRPr="00B80189">
        <w:rPr>
          <w:rFonts w:eastAsia="Batang"/>
          <w:lang w:val="en-IN"/>
        </w:rPr>
        <w:t>through its field functionaries will monitor the utilization of loans extended by bank</w:t>
      </w:r>
    </w:p>
    <w:p w14:paraId="65F22C5C" w14:textId="26FDE477" w:rsidR="00BB3E16" w:rsidRPr="00B80189" w:rsidRDefault="00570AC2" w:rsidP="00B80189">
      <w:pPr>
        <w:numPr>
          <w:ilvl w:val="0"/>
          <w:numId w:val="16"/>
        </w:numPr>
        <w:spacing w:line="276" w:lineRule="auto"/>
        <w:jc w:val="both"/>
        <w:rPr>
          <w:rFonts w:eastAsia="Batang"/>
          <w:lang w:val="en-IN"/>
        </w:rPr>
      </w:pPr>
      <w:r w:rsidRPr="00B80189">
        <w:rPr>
          <w:rFonts w:eastAsia="Batang"/>
          <w:lang w:val="en-IN"/>
        </w:rPr>
        <w:t>NRLM in coordination with SRLMs in the country,</w:t>
      </w:r>
      <w:r w:rsidR="00BB3E16" w:rsidRPr="00B80189">
        <w:rPr>
          <w:rFonts w:eastAsia="Batang"/>
          <w:lang w:val="en-IN"/>
        </w:rPr>
        <w:t xml:space="preserve"> through its field functionaries will monitor the timely repayment of loans extended by bank</w:t>
      </w:r>
    </w:p>
    <w:p w14:paraId="169CC0FB" w14:textId="2A65C30C" w:rsidR="00BB3E16" w:rsidRPr="00B80189" w:rsidRDefault="00570AC2" w:rsidP="00B80189">
      <w:pPr>
        <w:numPr>
          <w:ilvl w:val="0"/>
          <w:numId w:val="16"/>
        </w:numPr>
        <w:spacing w:line="276" w:lineRule="auto"/>
        <w:jc w:val="both"/>
        <w:rPr>
          <w:rFonts w:eastAsia="Batang"/>
          <w:lang w:val="en-IN"/>
        </w:rPr>
      </w:pPr>
      <w:r w:rsidRPr="00B80189">
        <w:rPr>
          <w:rFonts w:eastAsia="Batang"/>
          <w:lang w:val="en-IN"/>
        </w:rPr>
        <w:t>N</w:t>
      </w:r>
      <w:r w:rsidR="00A047B8" w:rsidRPr="00B80189">
        <w:rPr>
          <w:rFonts w:eastAsia="Batang"/>
          <w:lang w:val="en-IN"/>
        </w:rPr>
        <w:t>RLM</w:t>
      </w:r>
      <w:r w:rsidR="00F64B0B" w:rsidRPr="00B80189">
        <w:rPr>
          <w:rFonts w:eastAsia="Batang"/>
          <w:lang w:val="en-IN"/>
        </w:rPr>
        <w:t xml:space="preserve"> in coordination with Ministry of Rural Development, Govt of India</w:t>
      </w:r>
      <w:r w:rsidR="00BB3E16" w:rsidRPr="00B80189">
        <w:rPr>
          <w:rFonts w:eastAsia="Batang"/>
          <w:lang w:val="en-IN"/>
        </w:rPr>
        <w:t xml:space="preserve"> will ensure to extend benefit of interest subvention to SHG members as per the following conditions:</w:t>
      </w:r>
    </w:p>
    <w:p w14:paraId="16A424D1" w14:textId="01E49C1A" w:rsidR="00066105" w:rsidRPr="00B80189" w:rsidRDefault="00066105" w:rsidP="00B80189">
      <w:pPr>
        <w:pStyle w:val="ListParagraph"/>
        <w:numPr>
          <w:ilvl w:val="1"/>
          <w:numId w:val="16"/>
        </w:numPr>
        <w:spacing w:line="276" w:lineRule="auto"/>
        <w:jc w:val="both"/>
        <w:rPr>
          <w:rFonts w:eastAsia="Batang"/>
          <w:lang w:val="en-IN"/>
        </w:rPr>
      </w:pPr>
      <w:commentRangeStart w:id="9"/>
      <w:r w:rsidRPr="00B80189">
        <w:rPr>
          <w:rFonts w:eastAsia="Batang"/>
          <w:lang w:val="en-IN"/>
        </w:rPr>
        <w:t>SHG member will be extended the benefit of interest subvention @ 2% on maximum loan outstanding of Rs 1.5 lakhs for a maximum period of 3 years</w:t>
      </w:r>
      <w:r w:rsidR="004F6521">
        <w:rPr>
          <w:rFonts w:eastAsia="Batang"/>
          <w:lang w:val="en-IN"/>
        </w:rPr>
        <w:t xml:space="preserve"> or as per guidelines issued</w:t>
      </w:r>
      <w:r w:rsidR="000F52E5">
        <w:rPr>
          <w:rFonts w:eastAsia="Batang"/>
          <w:lang w:val="en-IN"/>
        </w:rPr>
        <w:t xml:space="preserve"> by MoRD</w:t>
      </w:r>
      <w:r w:rsidR="004F6521">
        <w:rPr>
          <w:rFonts w:eastAsia="Batang"/>
          <w:lang w:val="en-IN"/>
        </w:rPr>
        <w:t>.</w:t>
      </w:r>
    </w:p>
    <w:p w14:paraId="32253247" w14:textId="77777777" w:rsidR="00066105" w:rsidRPr="00B80189" w:rsidRDefault="00066105" w:rsidP="00B80189">
      <w:pPr>
        <w:pStyle w:val="NormalWeb"/>
        <w:numPr>
          <w:ilvl w:val="1"/>
          <w:numId w:val="16"/>
        </w:numPr>
        <w:spacing w:before="0" w:beforeAutospacing="0" w:after="0" w:afterAutospacing="0" w:line="276" w:lineRule="auto"/>
        <w:jc w:val="both"/>
        <w:rPr>
          <w:color w:val="000000"/>
        </w:rPr>
      </w:pPr>
      <w:r w:rsidRPr="00B80189">
        <w:rPr>
          <w:color w:val="000000"/>
        </w:rPr>
        <w:t>Interest subvention will be provided only for the period the account remained standard. No interest subvention will be payable for the period the account remained classified as “</w:t>
      </w:r>
      <w:r w:rsidRPr="00B80189">
        <w:rPr>
          <w:i/>
          <w:color w:val="000000"/>
        </w:rPr>
        <w:t>NPA</w:t>
      </w:r>
      <w:r w:rsidRPr="00B80189">
        <w:rPr>
          <w:color w:val="000000"/>
        </w:rPr>
        <w:t>” or “</w:t>
      </w:r>
      <w:r w:rsidRPr="00B80189">
        <w:rPr>
          <w:i/>
          <w:color w:val="000000"/>
        </w:rPr>
        <w:t>out of order</w:t>
      </w:r>
      <w:r w:rsidR="00DB4F26" w:rsidRPr="00B80189">
        <w:rPr>
          <w:color w:val="000000"/>
        </w:rPr>
        <w:t xml:space="preserve">” for more than 30 days. </w:t>
      </w:r>
      <w:r w:rsidRPr="00B80189">
        <w:rPr>
          <w:color w:val="000000"/>
        </w:rPr>
        <w:t xml:space="preserve"> In case of account classified as “NPA” subsequently turns as standard asset on account of recovery of overdues, no subvention amount will be </w:t>
      </w:r>
      <w:r w:rsidRPr="00B80189">
        <w:rPr>
          <w:color w:val="000000"/>
        </w:rPr>
        <w:lastRenderedPageBreak/>
        <w:t>payable for the period the account remained classified as “NPA” or “out of order”</w:t>
      </w:r>
      <w:r w:rsidR="00DB4F26" w:rsidRPr="00B80189">
        <w:rPr>
          <w:color w:val="000000"/>
        </w:rPr>
        <w:t xml:space="preserve"> for more than 30 days</w:t>
      </w:r>
      <w:r w:rsidRPr="00B80189">
        <w:rPr>
          <w:color w:val="000000"/>
        </w:rPr>
        <w:t xml:space="preserve">. </w:t>
      </w:r>
    </w:p>
    <w:p w14:paraId="5806AB27" w14:textId="67F16235" w:rsidR="00066105" w:rsidRPr="00B80189" w:rsidRDefault="00066105" w:rsidP="00B80189">
      <w:pPr>
        <w:numPr>
          <w:ilvl w:val="1"/>
          <w:numId w:val="16"/>
        </w:numPr>
        <w:spacing w:line="276" w:lineRule="auto"/>
        <w:jc w:val="both"/>
        <w:rPr>
          <w:rFonts w:eastAsia="Batang"/>
          <w:lang w:val="en-IN"/>
        </w:rPr>
      </w:pPr>
      <w:r w:rsidRPr="00B80189">
        <w:rPr>
          <w:rFonts w:eastAsia="Batang"/>
          <w:lang w:val="en-IN"/>
        </w:rPr>
        <w:t>Benefit of interest subvention to one member will be given only once, subject to the maximum quantum and tenure as mention at point</w:t>
      </w:r>
      <w:r w:rsidR="00570AC2" w:rsidRPr="00B80189">
        <w:rPr>
          <w:rFonts w:eastAsia="Batang"/>
          <w:lang w:val="en-IN"/>
        </w:rPr>
        <w:t xml:space="preserve"> </w:t>
      </w:r>
      <w:r w:rsidR="000F52E5">
        <w:rPr>
          <w:rFonts w:eastAsia="Batang"/>
          <w:lang w:val="en-IN"/>
        </w:rPr>
        <w:t>11 (a</w:t>
      </w:r>
      <w:r w:rsidRPr="00B80189">
        <w:rPr>
          <w:rFonts w:eastAsia="Batang"/>
          <w:lang w:val="en-IN"/>
        </w:rPr>
        <w:t>)</w:t>
      </w:r>
    </w:p>
    <w:p w14:paraId="12E0DD73" w14:textId="77777777" w:rsidR="00066105" w:rsidRPr="00B80189" w:rsidRDefault="00066105" w:rsidP="00B80189">
      <w:pPr>
        <w:numPr>
          <w:ilvl w:val="1"/>
          <w:numId w:val="16"/>
        </w:numPr>
        <w:spacing w:line="276" w:lineRule="auto"/>
        <w:jc w:val="both"/>
        <w:rPr>
          <w:rFonts w:eastAsia="Batang"/>
          <w:lang w:val="en-IN"/>
        </w:rPr>
      </w:pPr>
      <w:r w:rsidRPr="00B80189">
        <w:rPr>
          <w:rFonts w:eastAsia="Batang"/>
          <w:lang w:val="en-IN"/>
        </w:rPr>
        <w:t>Interest Subvention will be directly credited by Ministry of Rural Development, Govt of India to the bank, for onward distribution to eligible borrowers, subject to submission of requisite information.</w:t>
      </w:r>
      <w:commentRangeEnd w:id="9"/>
      <w:r w:rsidR="003911E8" w:rsidRPr="00B80189">
        <w:rPr>
          <w:rStyle w:val="CommentReference"/>
          <w:rFonts w:eastAsia="Batang"/>
          <w:sz w:val="24"/>
          <w:szCs w:val="24"/>
          <w:lang w:val="en-IN"/>
        </w:rPr>
        <w:commentReference w:id="9"/>
      </w:r>
    </w:p>
    <w:p w14:paraId="579C35EE" w14:textId="77777777" w:rsidR="00066105" w:rsidRPr="00B80189" w:rsidRDefault="00066105" w:rsidP="00B80189">
      <w:pPr>
        <w:spacing w:line="276" w:lineRule="auto"/>
        <w:ind w:left="2160"/>
        <w:jc w:val="both"/>
        <w:rPr>
          <w:rFonts w:eastAsia="Batang"/>
          <w:lang w:val="en-IN"/>
        </w:rPr>
      </w:pPr>
    </w:p>
    <w:p w14:paraId="1ECDCB4C" w14:textId="28BE5F46" w:rsidR="00614A79" w:rsidRPr="00B80189" w:rsidRDefault="00570AC2" w:rsidP="00B80189">
      <w:pPr>
        <w:numPr>
          <w:ilvl w:val="0"/>
          <w:numId w:val="16"/>
        </w:numPr>
        <w:spacing w:line="276" w:lineRule="auto"/>
        <w:jc w:val="both"/>
        <w:rPr>
          <w:rFonts w:eastAsia="Batang"/>
          <w:lang w:val="en-IN"/>
        </w:rPr>
      </w:pPr>
      <w:r w:rsidRPr="00B80189">
        <w:rPr>
          <w:rFonts w:eastAsia="Batang"/>
          <w:lang w:val="en-IN"/>
        </w:rPr>
        <w:t>N</w:t>
      </w:r>
      <w:r w:rsidR="00A047B8" w:rsidRPr="00B80189">
        <w:rPr>
          <w:rFonts w:eastAsia="Batang"/>
          <w:lang w:val="en-IN"/>
        </w:rPr>
        <w:t>RLM</w:t>
      </w:r>
      <w:r w:rsidR="00337067" w:rsidRPr="00B80189">
        <w:rPr>
          <w:rFonts w:eastAsia="Batang"/>
          <w:lang w:val="en-IN"/>
        </w:rPr>
        <w:t xml:space="preserve"> will </w:t>
      </w:r>
      <w:r w:rsidR="00614A79" w:rsidRPr="00B80189">
        <w:rPr>
          <w:rFonts w:eastAsia="Batang"/>
          <w:lang w:val="en-IN"/>
        </w:rPr>
        <w:t>perform any other task in mutual agreement with bank, which is in interest of the intervention and the larger programme</w:t>
      </w:r>
    </w:p>
    <w:p w14:paraId="57FCE24C" w14:textId="77777777" w:rsidR="00614A79" w:rsidRPr="00B80189" w:rsidRDefault="00614A79" w:rsidP="00B80189">
      <w:pPr>
        <w:spacing w:line="276" w:lineRule="auto"/>
        <w:ind w:left="1440"/>
        <w:jc w:val="both"/>
        <w:rPr>
          <w:rFonts w:eastAsia="Batang"/>
          <w:lang w:val="en-IN"/>
        </w:rPr>
      </w:pPr>
    </w:p>
    <w:p w14:paraId="460B11E1" w14:textId="2360F74D" w:rsidR="00F33B1D" w:rsidRPr="00B80189" w:rsidRDefault="00F33B1D" w:rsidP="00B80189">
      <w:pPr>
        <w:pBdr>
          <w:top w:val="nil"/>
          <w:left w:val="nil"/>
          <w:bottom w:val="nil"/>
          <w:right w:val="nil"/>
          <w:between w:val="nil"/>
        </w:pBdr>
        <w:shd w:val="clear" w:color="auto" w:fill="FFFFFF"/>
        <w:spacing w:line="276" w:lineRule="auto"/>
        <w:ind w:left="1080"/>
        <w:rPr>
          <w:b/>
          <w:color w:val="222222"/>
          <w:shd w:val="clear" w:color="auto" w:fill="FFFFFF"/>
        </w:rPr>
      </w:pPr>
      <w:commentRangeStart w:id="10"/>
      <w:r w:rsidRPr="00B80189">
        <w:rPr>
          <w:b/>
          <w:color w:val="222222"/>
          <w:shd w:val="clear" w:color="auto" w:fill="FFFFFF"/>
        </w:rPr>
        <w:t>Role</w:t>
      </w:r>
      <w:r w:rsidR="00570AC2" w:rsidRPr="00B80189">
        <w:rPr>
          <w:b/>
          <w:color w:val="222222"/>
          <w:shd w:val="clear" w:color="auto" w:fill="FFFFFF"/>
        </w:rPr>
        <w:t xml:space="preserve"> and Responsibilities</w:t>
      </w:r>
      <w:r w:rsidRPr="00B80189">
        <w:rPr>
          <w:b/>
          <w:color w:val="222222"/>
          <w:shd w:val="clear" w:color="auto" w:fill="FFFFFF"/>
        </w:rPr>
        <w:t xml:space="preserve"> of </w:t>
      </w:r>
      <w:r w:rsidR="00F64B0B" w:rsidRPr="00B80189">
        <w:rPr>
          <w:b/>
          <w:color w:val="222222"/>
          <w:shd w:val="clear" w:color="auto" w:fill="FFFFFF"/>
        </w:rPr>
        <w:t>BANK</w:t>
      </w:r>
    </w:p>
    <w:p w14:paraId="31B9C8FE" w14:textId="77777777" w:rsidR="00F33B1D" w:rsidRPr="00B80189" w:rsidRDefault="00F33B1D" w:rsidP="00B80189">
      <w:pPr>
        <w:autoSpaceDE w:val="0"/>
        <w:autoSpaceDN w:val="0"/>
        <w:adjustRightInd w:val="0"/>
        <w:spacing w:line="276" w:lineRule="auto"/>
        <w:ind w:firstLine="720"/>
        <w:jc w:val="both"/>
        <w:rPr>
          <w:color w:val="222222"/>
          <w:shd w:val="clear" w:color="auto" w:fill="FFFFFF"/>
        </w:rPr>
      </w:pPr>
    </w:p>
    <w:p w14:paraId="3F609376" w14:textId="77777777" w:rsidR="00133F45" w:rsidRPr="00B80189" w:rsidRDefault="00F64B0B" w:rsidP="00B80189">
      <w:pPr>
        <w:pStyle w:val="ListParagraph"/>
        <w:numPr>
          <w:ilvl w:val="0"/>
          <w:numId w:val="18"/>
        </w:numPr>
        <w:autoSpaceDE w:val="0"/>
        <w:autoSpaceDN w:val="0"/>
        <w:adjustRightInd w:val="0"/>
        <w:spacing w:line="276" w:lineRule="auto"/>
        <w:jc w:val="both"/>
        <w:rPr>
          <w:color w:val="222222"/>
          <w:shd w:val="clear" w:color="auto" w:fill="FFFFFF"/>
        </w:rPr>
      </w:pPr>
      <w:commentRangeStart w:id="11"/>
      <w:r w:rsidRPr="00B80189">
        <w:rPr>
          <w:color w:val="222222"/>
          <w:shd w:val="clear" w:color="auto" w:fill="FFFFFF"/>
        </w:rPr>
        <w:t>BANK</w:t>
      </w:r>
      <w:commentRangeEnd w:id="11"/>
      <w:r w:rsidR="003911E8" w:rsidRPr="00B80189">
        <w:rPr>
          <w:rStyle w:val="CommentReference"/>
          <w:color w:val="222222"/>
          <w:sz w:val="24"/>
          <w:szCs w:val="24"/>
          <w:shd w:val="clear" w:color="auto" w:fill="FFFFFF"/>
        </w:rPr>
        <w:commentReference w:id="11"/>
      </w:r>
      <w:r w:rsidR="00133F45" w:rsidRPr="00B80189">
        <w:rPr>
          <w:color w:val="222222"/>
          <w:shd w:val="clear" w:color="auto" w:fill="FFFFFF"/>
        </w:rPr>
        <w:t xml:space="preserve"> will designate appropriate official for purpose of coordination for the intervention </w:t>
      </w:r>
    </w:p>
    <w:p w14:paraId="7705F1E0" w14:textId="2F2F2A2F" w:rsidR="00133F45" w:rsidRPr="00B80189" w:rsidRDefault="00F64B0B" w:rsidP="00B80189">
      <w:pPr>
        <w:pStyle w:val="ListParagraph"/>
        <w:numPr>
          <w:ilvl w:val="0"/>
          <w:numId w:val="18"/>
        </w:numPr>
        <w:autoSpaceDE w:val="0"/>
        <w:autoSpaceDN w:val="0"/>
        <w:adjustRightInd w:val="0"/>
        <w:spacing w:line="276" w:lineRule="auto"/>
        <w:jc w:val="both"/>
        <w:rPr>
          <w:color w:val="222222"/>
          <w:shd w:val="clear" w:color="auto" w:fill="FFFFFF"/>
        </w:rPr>
      </w:pPr>
      <w:r w:rsidRPr="00B80189">
        <w:rPr>
          <w:color w:val="222222"/>
          <w:shd w:val="clear" w:color="auto" w:fill="FFFFFF"/>
        </w:rPr>
        <w:t>BANK</w:t>
      </w:r>
      <w:r w:rsidR="00133F45" w:rsidRPr="00B80189">
        <w:rPr>
          <w:color w:val="222222"/>
          <w:shd w:val="clear" w:color="auto" w:fill="FFFFFF"/>
        </w:rPr>
        <w:t xml:space="preserve"> will identify and designate nodal branches/ credit hubs</w:t>
      </w:r>
      <w:r w:rsidR="00EA6625">
        <w:rPr>
          <w:color w:val="222222"/>
          <w:shd w:val="clear" w:color="auto" w:fill="FFFFFF"/>
        </w:rPr>
        <w:t xml:space="preserve"> (RACCs)</w:t>
      </w:r>
      <w:r w:rsidR="00133F45" w:rsidRPr="00B80189">
        <w:rPr>
          <w:color w:val="222222"/>
          <w:shd w:val="clear" w:color="auto" w:fill="FFFFFF"/>
        </w:rPr>
        <w:t xml:space="preserve"> for the proposed intervention</w:t>
      </w:r>
    </w:p>
    <w:p w14:paraId="3A1D20AD" w14:textId="7BD1934D" w:rsidR="006928BE" w:rsidRPr="00B80189" w:rsidRDefault="00F64B0B" w:rsidP="00B80189">
      <w:pPr>
        <w:pStyle w:val="ListParagraph"/>
        <w:numPr>
          <w:ilvl w:val="0"/>
          <w:numId w:val="18"/>
        </w:numPr>
        <w:autoSpaceDE w:val="0"/>
        <w:autoSpaceDN w:val="0"/>
        <w:adjustRightInd w:val="0"/>
        <w:spacing w:line="276" w:lineRule="auto"/>
        <w:jc w:val="both"/>
        <w:rPr>
          <w:color w:val="222222"/>
          <w:shd w:val="clear" w:color="auto" w:fill="FFFFFF"/>
        </w:rPr>
      </w:pPr>
      <w:r w:rsidRPr="00B80189">
        <w:rPr>
          <w:color w:val="222222"/>
          <w:shd w:val="clear" w:color="auto" w:fill="FFFFFF"/>
        </w:rPr>
        <w:t>BANK</w:t>
      </w:r>
      <w:r w:rsidR="006928BE" w:rsidRPr="00B80189">
        <w:rPr>
          <w:color w:val="222222"/>
          <w:shd w:val="clear" w:color="auto" w:fill="FFFFFF"/>
        </w:rPr>
        <w:t xml:space="preserve"> will define a</w:t>
      </w:r>
      <w:r w:rsidR="00570AC2" w:rsidRPr="00B80189">
        <w:rPr>
          <w:color w:val="222222"/>
          <w:shd w:val="clear" w:color="auto" w:fill="FFFFFF"/>
        </w:rPr>
        <w:t>n identifier</w:t>
      </w:r>
      <w:r w:rsidR="006928BE" w:rsidRPr="00B80189">
        <w:rPr>
          <w:color w:val="222222"/>
          <w:shd w:val="clear" w:color="auto" w:fill="FFFFFF"/>
        </w:rPr>
        <w:t xml:space="preserve"> for the intervention as per requirements</w:t>
      </w:r>
      <w:r w:rsidR="008064F1" w:rsidRPr="00B80189">
        <w:rPr>
          <w:color w:val="222222"/>
          <w:shd w:val="clear" w:color="auto" w:fill="FFFFFF"/>
        </w:rPr>
        <w:t xml:space="preserve"> (involving both investment and working capital)</w:t>
      </w:r>
      <w:r w:rsidR="006928BE" w:rsidRPr="00B80189">
        <w:rPr>
          <w:color w:val="222222"/>
          <w:shd w:val="clear" w:color="auto" w:fill="FFFFFF"/>
        </w:rPr>
        <w:t xml:space="preserve"> of individual women SHG members</w:t>
      </w:r>
    </w:p>
    <w:p w14:paraId="0A7B61E5" w14:textId="54385D13" w:rsidR="00133F45" w:rsidRPr="00B80189" w:rsidRDefault="00F64B0B" w:rsidP="00B80189">
      <w:pPr>
        <w:pStyle w:val="ListParagraph"/>
        <w:numPr>
          <w:ilvl w:val="0"/>
          <w:numId w:val="18"/>
        </w:numPr>
        <w:autoSpaceDE w:val="0"/>
        <w:autoSpaceDN w:val="0"/>
        <w:adjustRightInd w:val="0"/>
        <w:spacing w:line="276" w:lineRule="auto"/>
        <w:jc w:val="both"/>
        <w:rPr>
          <w:color w:val="222222"/>
          <w:shd w:val="clear" w:color="auto" w:fill="FFFFFF"/>
        </w:rPr>
      </w:pPr>
      <w:r w:rsidRPr="00B80189">
        <w:rPr>
          <w:color w:val="222222"/>
          <w:shd w:val="clear" w:color="auto" w:fill="FFFFFF"/>
        </w:rPr>
        <w:t>BANK</w:t>
      </w:r>
      <w:r w:rsidR="00133F45" w:rsidRPr="00B80189">
        <w:rPr>
          <w:color w:val="222222"/>
          <w:shd w:val="clear" w:color="auto" w:fill="FFFFFF"/>
        </w:rPr>
        <w:t xml:space="preserve"> will process applications submitted at the designated branches/ credit hubs within 15 days of submission</w:t>
      </w:r>
      <w:r w:rsidR="002A0DCA">
        <w:rPr>
          <w:color w:val="222222"/>
          <w:shd w:val="clear" w:color="auto" w:fill="FFFFFF"/>
        </w:rPr>
        <w:t xml:space="preserve"> subject to fulfilment of </w:t>
      </w:r>
      <w:r w:rsidR="001B1D79">
        <w:rPr>
          <w:color w:val="222222"/>
          <w:shd w:val="clear" w:color="auto" w:fill="FFFFFF"/>
        </w:rPr>
        <w:t xml:space="preserve">extant </w:t>
      </w:r>
      <w:r w:rsidR="002A0DCA">
        <w:rPr>
          <w:color w:val="222222"/>
          <w:shd w:val="clear" w:color="auto" w:fill="FFFFFF"/>
        </w:rPr>
        <w:t>terms and conditions of the Bank</w:t>
      </w:r>
    </w:p>
    <w:p w14:paraId="3A6747E3" w14:textId="77777777" w:rsidR="00133F45" w:rsidRPr="00B80189" w:rsidRDefault="00F64B0B" w:rsidP="00B80189">
      <w:pPr>
        <w:pStyle w:val="ListParagraph"/>
        <w:numPr>
          <w:ilvl w:val="0"/>
          <w:numId w:val="18"/>
        </w:numPr>
        <w:autoSpaceDE w:val="0"/>
        <w:autoSpaceDN w:val="0"/>
        <w:adjustRightInd w:val="0"/>
        <w:spacing w:line="276" w:lineRule="auto"/>
        <w:jc w:val="both"/>
        <w:rPr>
          <w:color w:val="222222"/>
          <w:shd w:val="clear" w:color="auto" w:fill="FFFFFF"/>
        </w:rPr>
      </w:pPr>
      <w:r w:rsidRPr="00B80189">
        <w:rPr>
          <w:color w:val="222222"/>
          <w:shd w:val="clear" w:color="auto" w:fill="FFFFFF"/>
        </w:rPr>
        <w:t>BANK</w:t>
      </w:r>
      <w:r w:rsidR="00133F45" w:rsidRPr="00B80189">
        <w:rPr>
          <w:color w:val="222222"/>
          <w:shd w:val="clear" w:color="auto" w:fill="FFFFFF"/>
        </w:rPr>
        <w:t xml:space="preserve"> will extend adequate credit of not less than Rs 75000 to identified SHG members and found eligible as per the laid down conditions</w:t>
      </w:r>
    </w:p>
    <w:p w14:paraId="273DA410" w14:textId="72FFB958" w:rsidR="008064F1" w:rsidRPr="00B80189" w:rsidRDefault="00F64B0B" w:rsidP="00B80189">
      <w:pPr>
        <w:pStyle w:val="ListParagraph"/>
        <w:numPr>
          <w:ilvl w:val="0"/>
          <w:numId w:val="18"/>
        </w:numPr>
        <w:autoSpaceDE w:val="0"/>
        <w:autoSpaceDN w:val="0"/>
        <w:adjustRightInd w:val="0"/>
        <w:spacing w:line="276" w:lineRule="auto"/>
        <w:jc w:val="both"/>
        <w:rPr>
          <w:color w:val="222222"/>
          <w:shd w:val="clear" w:color="auto" w:fill="FFFFFF"/>
        </w:rPr>
      </w:pPr>
      <w:r w:rsidRPr="00B80189">
        <w:rPr>
          <w:color w:val="222222"/>
          <w:shd w:val="clear" w:color="auto" w:fill="FFFFFF"/>
        </w:rPr>
        <w:t>BANK</w:t>
      </w:r>
      <w:r w:rsidR="008064F1" w:rsidRPr="00B80189">
        <w:rPr>
          <w:color w:val="222222"/>
          <w:shd w:val="clear" w:color="auto" w:fill="FFFFFF"/>
        </w:rPr>
        <w:t xml:space="preserve"> will extend loans for viable economic enterprises in </w:t>
      </w:r>
      <w:r w:rsidR="000D3321" w:rsidRPr="00B80189">
        <w:rPr>
          <w:color w:val="222222"/>
          <w:shd w:val="clear" w:color="auto" w:fill="FFFFFF"/>
        </w:rPr>
        <w:t>Agri</w:t>
      </w:r>
      <w:r w:rsidR="008064F1" w:rsidRPr="00B80189">
        <w:rPr>
          <w:color w:val="222222"/>
          <w:shd w:val="clear" w:color="auto" w:fill="FFFFFF"/>
        </w:rPr>
        <w:t xml:space="preserve"> (except subsistence agriculture); </w:t>
      </w:r>
      <w:r w:rsidR="000D3321" w:rsidRPr="00B80189">
        <w:rPr>
          <w:color w:val="222222"/>
          <w:shd w:val="clear" w:color="auto" w:fill="FFFFFF"/>
        </w:rPr>
        <w:t>Agri</w:t>
      </w:r>
      <w:r w:rsidR="008064F1" w:rsidRPr="00B80189">
        <w:rPr>
          <w:color w:val="222222"/>
          <w:shd w:val="clear" w:color="auto" w:fill="FFFFFF"/>
        </w:rPr>
        <w:t>-allied and non-farm sectors</w:t>
      </w:r>
    </w:p>
    <w:p w14:paraId="02CBB011" w14:textId="77777777" w:rsidR="001B30EB" w:rsidRPr="00B80189" w:rsidRDefault="00F64B0B" w:rsidP="00B80189">
      <w:pPr>
        <w:pStyle w:val="ListParagraph"/>
        <w:numPr>
          <w:ilvl w:val="0"/>
          <w:numId w:val="18"/>
        </w:numPr>
        <w:autoSpaceDE w:val="0"/>
        <w:autoSpaceDN w:val="0"/>
        <w:adjustRightInd w:val="0"/>
        <w:spacing w:line="276" w:lineRule="auto"/>
        <w:jc w:val="both"/>
        <w:rPr>
          <w:color w:val="222222"/>
          <w:shd w:val="clear" w:color="auto" w:fill="FFFFFF"/>
        </w:rPr>
      </w:pPr>
      <w:r w:rsidRPr="00B80189">
        <w:rPr>
          <w:color w:val="222222"/>
          <w:shd w:val="clear" w:color="auto" w:fill="FFFFFF"/>
        </w:rPr>
        <w:t>BANK</w:t>
      </w:r>
      <w:r w:rsidR="001B30EB" w:rsidRPr="00B80189">
        <w:rPr>
          <w:color w:val="222222"/>
          <w:shd w:val="clear" w:color="auto" w:fill="FFFFFF"/>
        </w:rPr>
        <w:t xml:space="preserve"> will provide loan passbook/ loan account statement to borrowers</w:t>
      </w:r>
      <w:r w:rsidR="00563020" w:rsidRPr="00B80189">
        <w:rPr>
          <w:color w:val="222222"/>
          <w:shd w:val="clear" w:color="auto" w:fill="FFFFFF"/>
        </w:rPr>
        <w:t>.</w:t>
      </w:r>
    </w:p>
    <w:p w14:paraId="13128BEF" w14:textId="252826DC" w:rsidR="00133F45" w:rsidRPr="00B80189" w:rsidRDefault="00F64B0B" w:rsidP="00B80189">
      <w:pPr>
        <w:pStyle w:val="ListParagraph"/>
        <w:numPr>
          <w:ilvl w:val="0"/>
          <w:numId w:val="18"/>
        </w:numPr>
        <w:autoSpaceDE w:val="0"/>
        <w:autoSpaceDN w:val="0"/>
        <w:adjustRightInd w:val="0"/>
        <w:spacing w:line="276" w:lineRule="auto"/>
        <w:jc w:val="both"/>
        <w:rPr>
          <w:color w:val="222222"/>
          <w:shd w:val="clear" w:color="auto" w:fill="FFFFFF"/>
        </w:rPr>
      </w:pPr>
      <w:r w:rsidRPr="00B80189">
        <w:rPr>
          <w:color w:val="222222"/>
          <w:shd w:val="clear" w:color="auto" w:fill="FFFFFF"/>
        </w:rPr>
        <w:t>BANK</w:t>
      </w:r>
      <w:r w:rsidR="00133F45" w:rsidRPr="00B80189">
        <w:rPr>
          <w:color w:val="222222"/>
          <w:shd w:val="clear" w:color="auto" w:fill="FFFFFF"/>
        </w:rPr>
        <w:t xml:space="preserve"> will coordinate with </w:t>
      </w:r>
      <w:r w:rsidR="001D436C" w:rsidRPr="00B80189">
        <w:rPr>
          <w:color w:val="222222"/>
          <w:shd w:val="clear" w:color="auto" w:fill="FFFFFF"/>
        </w:rPr>
        <w:t>N</w:t>
      </w:r>
      <w:r w:rsidR="00A047B8" w:rsidRPr="00B80189">
        <w:rPr>
          <w:color w:val="222222"/>
          <w:shd w:val="clear" w:color="auto" w:fill="FFFFFF"/>
        </w:rPr>
        <w:t>RLM</w:t>
      </w:r>
      <w:r w:rsidR="00133F45" w:rsidRPr="00B80189">
        <w:rPr>
          <w:color w:val="222222"/>
          <w:shd w:val="clear" w:color="auto" w:fill="FFFFFF"/>
        </w:rPr>
        <w:t xml:space="preserve"> for orientation of the eligible </w:t>
      </w:r>
      <w:r w:rsidR="002A0DCA" w:rsidRPr="00B80189">
        <w:rPr>
          <w:color w:val="222222"/>
          <w:shd w:val="clear" w:color="auto" w:fill="FFFFFF"/>
        </w:rPr>
        <w:t>borrowers.</w:t>
      </w:r>
    </w:p>
    <w:p w14:paraId="498F1C8D" w14:textId="46C89D91" w:rsidR="00066105" w:rsidRPr="00B80189" w:rsidRDefault="00F64B0B" w:rsidP="00B80189">
      <w:pPr>
        <w:pStyle w:val="ListParagraph"/>
        <w:numPr>
          <w:ilvl w:val="0"/>
          <w:numId w:val="18"/>
        </w:numPr>
        <w:autoSpaceDE w:val="0"/>
        <w:autoSpaceDN w:val="0"/>
        <w:adjustRightInd w:val="0"/>
        <w:spacing w:line="276" w:lineRule="auto"/>
        <w:jc w:val="both"/>
        <w:rPr>
          <w:color w:val="222222"/>
          <w:shd w:val="clear" w:color="auto" w:fill="FFFFFF"/>
        </w:rPr>
      </w:pPr>
      <w:r w:rsidRPr="00B80189">
        <w:rPr>
          <w:color w:val="222222"/>
          <w:shd w:val="clear" w:color="auto" w:fill="FFFFFF"/>
        </w:rPr>
        <w:t>BANK</w:t>
      </w:r>
      <w:r w:rsidR="00133F45" w:rsidRPr="00B80189">
        <w:rPr>
          <w:color w:val="222222"/>
          <w:shd w:val="clear" w:color="auto" w:fill="FFFFFF"/>
        </w:rPr>
        <w:t xml:space="preserve"> will coordinate with </w:t>
      </w:r>
      <w:r w:rsidR="001D436C" w:rsidRPr="00B80189">
        <w:rPr>
          <w:color w:val="222222"/>
          <w:shd w:val="clear" w:color="auto" w:fill="FFFFFF"/>
        </w:rPr>
        <w:t>N</w:t>
      </w:r>
      <w:r w:rsidR="00A047B8" w:rsidRPr="00B80189">
        <w:rPr>
          <w:color w:val="222222"/>
          <w:shd w:val="clear" w:color="auto" w:fill="FFFFFF"/>
        </w:rPr>
        <w:t>RLM</w:t>
      </w:r>
      <w:r w:rsidR="00133F45" w:rsidRPr="00B80189">
        <w:rPr>
          <w:color w:val="222222"/>
          <w:shd w:val="clear" w:color="auto" w:fill="FFFFFF"/>
        </w:rPr>
        <w:t xml:space="preserve"> for orientation and training of </w:t>
      </w:r>
      <w:r w:rsidR="00A047B8" w:rsidRPr="00B80189">
        <w:rPr>
          <w:color w:val="222222"/>
          <w:shd w:val="clear" w:color="auto" w:fill="FFFFFF"/>
        </w:rPr>
        <w:t>SRLM</w:t>
      </w:r>
      <w:r w:rsidR="00133F45" w:rsidRPr="00B80189">
        <w:rPr>
          <w:color w:val="222222"/>
          <w:shd w:val="clear" w:color="auto" w:fill="FFFFFF"/>
        </w:rPr>
        <w:t xml:space="preserve"> functionaries (</w:t>
      </w:r>
      <w:r w:rsidR="00DB4F26" w:rsidRPr="00B80189">
        <w:rPr>
          <w:color w:val="222222"/>
          <w:shd w:val="clear" w:color="auto" w:fill="FFFFFF"/>
        </w:rPr>
        <w:t>SRLM personnel</w:t>
      </w:r>
      <w:r w:rsidR="006E6D40" w:rsidRPr="00B80189">
        <w:rPr>
          <w:color w:val="222222"/>
          <w:shd w:val="clear" w:color="auto" w:fill="FFFFFF"/>
        </w:rPr>
        <w:t xml:space="preserve"> and community cadres)</w:t>
      </w:r>
    </w:p>
    <w:p w14:paraId="12472711" w14:textId="699EF36F" w:rsidR="006928BE" w:rsidRPr="00B80189" w:rsidRDefault="00F64B0B" w:rsidP="00B80189">
      <w:pPr>
        <w:pStyle w:val="ListParagraph"/>
        <w:numPr>
          <w:ilvl w:val="0"/>
          <w:numId w:val="18"/>
        </w:numPr>
        <w:autoSpaceDE w:val="0"/>
        <w:autoSpaceDN w:val="0"/>
        <w:adjustRightInd w:val="0"/>
        <w:spacing w:line="276" w:lineRule="auto"/>
        <w:jc w:val="both"/>
        <w:rPr>
          <w:color w:val="222222"/>
          <w:shd w:val="clear" w:color="auto" w:fill="FFFFFF"/>
        </w:rPr>
      </w:pPr>
      <w:r w:rsidRPr="00B80189">
        <w:rPr>
          <w:color w:val="222222"/>
          <w:shd w:val="clear" w:color="auto" w:fill="FFFFFF"/>
        </w:rPr>
        <w:t>BANK</w:t>
      </w:r>
      <w:r w:rsidR="006928BE" w:rsidRPr="00B80189">
        <w:rPr>
          <w:color w:val="222222"/>
          <w:shd w:val="clear" w:color="auto" w:fill="FFFFFF"/>
        </w:rPr>
        <w:t xml:space="preserve"> will conduct orientation of bank officials connected with the intervention in coordination with </w:t>
      </w:r>
      <w:r w:rsidR="001D436C" w:rsidRPr="00B80189">
        <w:rPr>
          <w:color w:val="222222"/>
          <w:shd w:val="clear" w:color="auto" w:fill="FFFFFF"/>
        </w:rPr>
        <w:t>N</w:t>
      </w:r>
      <w:r w:rsidR="00A047B8" w:rsidRPr="00B80189">
        <w:rPr>
          <w:color w:val="222222"/>
          <w:shd w:val="clear" w:color="auto" w:fill="FFFFFF"/>
        </w:rPr>
        <w:t>RLM</w:t>
      </w:r>
    </w:p>
    <w:p w14:paraId="4EB2627C" w14:textId="1A49D301" w:rsidR="008064F1" w:rsidRPr="00B80189" w:rsidRDefault="00F64B0B" w:rsidP="00B80189">
      <w:pPr>
        <w:pStyle w:val="ListParagraph"/>
        <w:numPr>
          <w:ilvl w:val="0"/>
          <w:numId w:val="18"/>
        </w:numPr>
        <w:spacing w:line="276" w:lineRule="auto"/>
        <w:jc w:val="both"/>
        <w:rPr>
          <w:rFonts w:eastAsiaTheme="minorHAnsi"/>
          <w:color w:val="000000"/>
          <w:lang w:eastAsia="en-US"/>
        </w:rPr>
      </w:pPr>
      <w:r w:rsidRPr="00B80189">
        <w:rPr>
          <w:rFonts w:eastAsia="Batang"/>
          <w:lang w:val="en-IN"/>
        </w:rPr>
        <w:t>BANK</w:t>
      </w:r>
      <w:r w:rsidR="008064F1" w:rsidRPr="00B80189">
        <w:rPr>
          <w:rFonts w:eastAsia="Batang"/>
          <w:lang w:val="en-IN"/>
        </w:rPr>
        <w:t xml:space="preserve"> will closely </w:t>
      </w:r>
      <w:r w:rsidR="001B30EB" w:rsidRPr="00B80189">
        <w:rPr>
          <w:rFonts w:eastAsia="Batang"/>
          <w:lang w:val="en-IN"/>
        </w:rPr>
        <w:t>engage</w:t>
      </w:r>
      <w:r w:rsidR="008064F1" w:rsidRPr="00B80189">
        <w:rPr>
          <w:rFonts w:eastAsia="Batang"/>
          <w:lang w:val="en-IN"/>
        </w:rPr>
        <w:t xml:space="preserve"> with </w:t>
      </w:r>
      <w:r w:rsidR="001D436C" w:rsidRPr="00B80189">
        <w:rPr>
          <w:rFonts w:eastAsia="Batang"/>
          <w:lang w:val="en-IN"/>
        </w:rPr>
        <w:t xml:space="preserve">NRLM, </w:t>
      </w:r>
      <w:r w:rsidR="00A047B8" w:rsidRPr="00B80189">
        <w:rPr>
          <w:rFonts w:eastAsia="Batang"/>
          <w:lang w:val="en-IN"/>
        </w:rPr>
        <w:t>SRLM</w:t>
      </w:r>
      <w:r w:rsidR="001D436C" w:rsidRPr="00B80189">
        <w:rPr>
          <w:rFonts w:eastAsia="Batang"/>
          <w:lang w:val="en-IN"/>
        </w:rPr>
        <w:t>s</w:t>
      </w:r>
      <w:r w:rsidR="008064F1" w:rsidRPr="00B80189">
        <w:rPr>
          <w:rFonts w:eastAsia="Batang"/>
          <w:lang w:val="en-IN"/>
        </w:rPr>
        <w:t xml:space="preserve"> and community institutions to ensure timely repayment of loan.</w:t>
      </w:r>
    </w:p>
    <w:p w14:paraId="2C790870" w14:textId="689AABF9" w:rsidR="006E6D40" w:rsidRPr="00B80189" w:rsidRDefault="00F64B0B" w:rsidP="00B80189">
      <w:pPr>
        <w:pStyle w:val="ListParagraph"/>
        <w:numPr>
          <w:ilvl w:val="0"/>
          <w:numId w:val="18"/>
        </w:numPr>
        <w:autoSpaceDE w:val="0"/>
        <w:autoSpaceDN w:val="0"/>
        <w:adjustRightInd w:val="0"/>
        <w:spacing w:line="276" w:lineRule="auto"/>
        <w:jc w:val="both"/>
        <w:rPr>
          <w:color w:val="222222"/>
          <w:shd w:val="clear" w:color="auto" w:fill="FFFFFF"/>
        </w:rPr>
      </w:pPr>
      <w:r w:rsidRPr="00B80189">
        <w:rPr>
          <w:color w:val="222222"/>
          <w:shd w:val="clear" w:color="auto" w:fill="FFFFFF"/>
        </w:rPr>
        <w:t>BANK</w:t>
      </w:r>
      <w:r w:rsidR="006E6D40" w:rsidRPr="00B80189">
        <w:rPr>
          <w:color w:val="222222"/>
          <w:shd w:val="clear" w:color="auto" w:fill="FFFFFF"/>
        </w:rPr>
        <w:t xml:space="preserve"> will furnish information related to n</w:t>
      </w:r>
      <w:r w:rsidR="00DB4F26" w:rsidRPr="00B80189">
        <w:rPr>
          <w:color w:val="222222"/>
          <w:shd w:val="clear" w:color="auto" w:fill="FFFFFF"/>
        </w:rPr>
        <w:t>umber</w:t>
      </w:r>
      <w:r w:rsidR="006E6D40" w:rsidRPr="00B80189">
        <w:rPr>
          <w:color w:val="222222"/>
          <w:shd w:val="clear" w:color="auto" w:fill="FFFFFF"/>
        </w:rPr>
        <w:t xml:space="preserve"> of loans sanctioned, amount of loans sanctioned; status of each account; overdues if any to </w:t>
      </w:r>
      <w:r w:rsidR="001D436C" w:rsidRPr="00B80189">
        <w:rPr>
          <w:color w:val="222222"/>
          <w:shd w:val="clear" w:color="auto" w:fill="FFFFFF"/>
        </w:rPr>
        <w:t>N</w:t>
      </w:r>
      <w:r w:rsidR="00A047B8" w:rsidRPr="00B80189">
        <w:rPr>
          <w:color w:val="222222"/>
          <w:shd w:val="clear" w:color="auto" w:fill="FFFFFF"/>
        </w:rPr>
        <w:t>RLM</w:t>
      </w:r>
      <w:r w:rsidR="006E6D40" w:rsidRPr="00B80189">
        <w:rPr>
          <w:color w:val="222222"/>
          <w:shd w:val="clear" w:color="auto" w:fill="FFFFFF"/>
        </w:rPr>
        <w:t xml:space="preserve"> for purpose of monitoring on </w:t>
      </w:r>
      <w:r w:rsidR="00DB4F26" w:rsidRPr="00B80189">
        <w:rPr>
          <w:color w:val="222222"/>
          <w:shd w:val="clear" w:color="auto" w:fill="FFFFFF"/>
        </w:rPr>
        <w:t>monthly basis</w:t>
      </w:r>
    </w:p>
    <w:p w14:paraId="3A457EEA" w14:textId="77777777" w:rsidR="006E6D40" w:rsidRPr="00B80189" w:rsidRDefault="00F64B0B" w:rsidP="00B80189">
      <w:pPr>
        <w:pStyle w:val="ListParagraph"/>
        <w:numPr>
          <w:ilvl w:val="0"/>
          <w:numId w:val="18"/>
        </w:numPr>
        <w:autoSpaceDE w:val="0"/>
        <w:autoSpaceDN w:val="0"/>
        <w:adjustRightInd w:val="0"/>
        <w:spacing w:line="276" w:lineRule="auto"/>
        <w:jc w:val="both"/>
        <w:rPr>
          <w:color w:val="222222"/>
          <w:shd w:val="clear" w:color="auto" w:fill="FFFFFF"/>
        </w:rPr>
      </w:pPr>
      <w:r w:rsidRPr="00B80189">
        <w:rPr>
          <w:color w:val="222222"/>
          <w:shd w:val="clear" w:color="auto" w:fill="FFFFFF"/>
        </w:rPr>
        <w:t>BANK</w:t>
      </w:r>
      <w:r w:rsidR="006E6D40" w:rsidRPr="00B80189">
        <w:rPr>
          <w:color w:val="222222"/>
          <w:shd w:val="clear" w:color="auto" w:fill="FFFFFF"/>
        </w:rPr>
        <w:t xml:space="preserve"> will furnish requisite information and submit claims for reimbursement of credit guarantee charges to Ministry of Rural Development, Govt of India as per laid down procedure</w:t>
      </w:r>
    </w:p>
    <w:p w14:paraId="1722A2C3" w14:textId="77777777" w:rsidR="006E6D40" w:rsidRPr="00B80189" w:rsidRDefault="00F64B0B" w:rsidP="00B80189">
      <w:pPr>
        <w:pStyle w:val="ListParagraph"/>
        <w:numPr>
          <w:ilvl w:val="0"/>
          <w:numId w:val="18"/>
        </w:numPr>
        <w:autoSpaceDE w:val="0"/>
        <w:autoSpaceDN w:val="0"/>
        <w:adjustRightInd w:val="0"/>
        <w:spacing w:line="276" w:lineRule="auto"/>
        <w:jc w:val="both"/>
        <w:rPr>
          <w:color w:val="222222"/>
          <w:shd w:val="clear" w:color="auto" w:fill="FFFFFF"/>
        </w:rPr>
      </w:pPr>
      <w:r w:rsidRPr="00B80189">
        <w:rPr>
          <w:color w:val="222222"/>
          <w:shd w:val="clear" w:color="auto" w:fill="FFFFFF"/>
        </w:rPr>
        <w:lastRenderedPageBreak/>
        <w:t>BANK</w:t>
      </w:r>
      <w:r w:rsidR="006E6D40" w:rsidRPr="00B80189">
        <w:rPr>
          <w:color w:val="222222"/>
          <w:shd w:val="clear" w:color="auto" w:fill="FFFFFF"/>
        </w:rPr>
        <w:t xml:space="preserve"> will furnish requisite information and submit claims for interest subvention for eligible </w:t>
      </w:r>
      <w:r w:rsidR="00DB4F26" w:rsidRPr="00B80189">
        <w:rPr>
          <w:color w:val="222222"/>
          <w:shd w:val="clear" w:color="auto" w:fill="FFFFFF"/>
        </w:rPr>
        <w:t>borrowers to</w:t>
      </w:r>
      <w:r w:rsidR="006E6D40" w:rsidRPr="00B80189">
        <w:rPr>
          <w:color w:val="222222"/>
          <w:shd w:val="clear" w:color="auto" w:fill="FFFFFF"/>
        </w:rPr>
        <w:t xml:space="preserve"> Ministry of Rural Development, Govt of India as per laid down procedure</w:t>
      </w:r>
    </w:p>
    <w:p w14:paraId="30C2E476" w14:textId="77777777" w:rsidR="001D436C" w:rsidRPr="00B80189" w:rsidRDefault="00F64B0B" w:rsidP="00B80189">
      <w:pPr>
        <w:pStyle w:val="ListParagraph"/>
        <w:numPr>
          <w:ilvl w:val="0"/>
          <w:numId w:val="18"/>
        </w:numPr>
        <w:suppressAutoHyphens w:val="0"/>
        <w:autoSpaceDE w:val="0"/>
        <w:autoSpaceDN w:val="0"/>
        <w:adjustRightInd w:val="0"/>
        <w:spacing w:line="276" w:lineRule="auto"/>
        <w:ind w:left="1418"/>
        <w:jc w:val="both"/>
        <w:rPr>
          <w:color w:val="222222"/>
          <w:shd w:val="clear" w:color="auto" w:fill="FFFFFF"/>
        </w:rPr>
      </w:pPr>
      <w:r w:rsidRPr="00B80189">
        <w:rPr>
          <w:color w:val="222222"/>
          <w:shd w:val="clear" w:color="auto" w:fill="FFFFFF"/>
        </w:rPr>
        <w:t>BANK</w:t>
      </w:r>
      <w:r w:rsidR="006E6D40" w:rsidRPr="00B80189">
        <w:rPr>
          <w:color w:val="222222"/>
          <w:shd w:val="clear" w:color="auto" w:fill="FFFFFF"/>
        </w:rPr>
        <w:t xml:space="preserve"> will further pass on the interest subvention amount as received </w:t>
      </w:r>
      <w:r w:rsidR="00DB4F26" w:rsidRPr="00B80189">
        <w:rPr>
          <w:color w:val="222222"/>
          <w:shd w:val="clear" w:color="auto" w:fill="FFFFFF"/>
        </w:rPr>
        <w:t>from Ministry</w:t>
      </w:r>
      <w:r w:rsidR="006E6D40" w:rsidRPr="00B80189">
        <w:rPr>
          <w:color w:val="222222"/>
          <w:shd w:val="clear" w:color="auto" w:fill="FFFFFF"/>
        </w:rPr>
        <w:t xml:space="preserve"> of Rural Development, Govt of India </w:t>
      </w:r>
      <w:r w:rsidR="006928BE" w:rsidRPr="00B80189">
        <w:rPr>
          <w:color w:val="222222"/>
          <w:shd w:val="clear" w:color="auto" w:fill="FFFFFF"/>
        </w:rPr>
        <w:t>to respective accounts of eligible borrowers</w:t>
      </w:r>
    </w:p>
    <w:p w14:paraId="4FD2D8CF" w14:textId="60C4863D" w:rsidR="006928BE" w:rsidRPr="00E505BE" w:rsidRDefault="00F64B0B" w:rsidP="00B80189">
      <w:pPr>
        <w:pStyle w:val="ListParagraph"/>
        <w:numPr>
          <w:ilvl w:val="0"/>
          <w:numId w:val="18"/>
        </w:numPr>
        <w:suppressAutoHyphens w:val="0"/>
        <w:autoSpaceDE w:val="0"/>
        <w:autoSpaceDN w:val="0"/>
        <w:adjustRightInd w:val="0"/>
        <w:spacing w:after="200" w:line="276" w:lineRule="auto"/>
        <w:ind w:left="1418"/>
        <w:jc w:val="both"/>
        <w:rPr>
          <w:color w:val="222222"/>
          <w:shd w:val="clear" w:color="auto" w:fill="FFFFFF"/>
        </w:rPr>
      </w:pPr>
      <w:r w:rsidRPr="00B80189">
        <w:rPr>
          <w:rFonts w:eastAsia="Batang"/>
          <w:lang w:val="en-IN"/>
        </w:rPr>
        <w:t>BANK</w:t>
      </w:r>
      <w:r w:rsidR="006928BE" w:rsidRPr="00B80189">
        <w:rPr>
          <w:rFonts w:eastAsia="Batang"/>
          <w:lang w:val="en-IN"/>
        </w:rPr>
        <w:t xml:space="preserve"> will perform any other task in mutual agreement with </w:t>
      </w:r>
      <w:r w:rsidR="004F6521">
        <w:rPr>
          <w:rFonts w:eastAsia="Batang"/>
          <w:lang w:val="en-IN"/>
        </w:rPr>
        <w:t>N</w:t>
      </w:r>
      <w:r w:rsidR="00A047B8" w:rsidRPr="00B80189">
        <w:rPr>
          <w:rFonts w:eastAsia="Batang"/>
          <w:lang w:val="en-IN"/>
        </w:rPr>
        <w:t>RLM</w:t>
      </w:r>
      <w:r w:rsidR="006928BE" w:rsidRPr="00B80189">
        <w:rPr>
          <w:rFonts w:eastAsia="Batang"/>
          <w:lang w:val="en-IN"/>
        </w:rPr>
        <w:t>, which is in interest of the intervention and the larger programme</w:t>
      </w:r>
      <w:r w:rsidRPr="00B80189">
        <w:rPr>
          <w:rFonts w:eastAsia="Batang"/>
          <w:lang w:val="en-IN"/>
        </w:rPr>
        <w:t>.</w:t>
      </w:r>
    </w:p>
    <w:p w14:paraId="366A844E" w14:textId="01CDB7B6" w:rsidR="00E505BE" w:rsidRPr="00B80189" w:rsidRDefault="00E505BE" w:rsidP="00B80189">
      <w:pPr>
        <w:pStyle w:val="ListParagraph"/>
        <w:numPr>
          <w:ilvl w:val="0"/>
          <w:numId w:val="18"/>
        </w:numPr>
        <w:suppressAutoHyphens w:val="0"/>
        <w:autoSpaceDE w:val="0"/>
        <w:autoSpaceDN w:val="0"/>
        <w:adjustRightInd w:val="0"/>
        <w:spacing w:after="200" w:line="276" w:lineRule="auto"/>
        <w:ind w:left="1418"/>
        <w:jc w:val="both"/>
        <w:rPr>
          <w:color w:val="222222"/>
          <w:shd w:val="clear" w:color="auto" w:fill="FFFFFF"/>
        </w:rPr>
      </w:pPr>
      <w:r>
        <w:rPr>
          <w:rFonts w:eastAsia="Batang"/>
          <w:lang w:val="en-IN"/>
        </w:rPr>
        <w:t xml:space="preserve">BANK will follow the guidelines issued by Reserve Bank of India from time to time and follow Common Loan Application Form/any other Formats/documents developed &amp; </w:t>
      </w:r>
      <w:r w:rsidR="00286138">
        <w:rPr>
          <w:rFonts w:eastAsia="Batang"/>
          <w:lang w:val="en-IN"/>
        </w:rPr>
        <w:t>circulated by</w:t>
      </w:r>
      <w:r>
        <w:rPr>
          <w:rFonts w:eastAsia="Batang"/>
          <w:lang w:val="en-IN"/>
        </w:rPr>
        <w:t xml:space="preserve"> IBA.</w:t>
      </w:r>
      <w:commentRangeEnd w:id="10"/>
      <w:r w:rsidR="003911E8" w:rsidRPr="00B80189">
        <w:rPr>
          <w:rStyle w:val="CommentReference"/>
          <w:color w:val="222222"/>
          <w:sz w:val="24"/>
          <w:szCs w:val="24"/>
          <w:shd w:val="clear" w:color="auto" w:fill="FFFFFF"/>
        </w:rPr>
        <w:commentReference w:id="10"/>
      </w:r>
    </w:p>
    <w:p w14:paraId="3772D742" w14:textId="5A490714" w:rsidR="007500CD" w:rsidRPr="00B80189" w:rsidRDefault="007500CD" w:rsidP="00B80189">
      <w:pPr>
        <w:shd w:val="clear" w:color="auto" w:fill="FFFFFF"/>
        <w:spacing w:line="276" w:lineRule="auto"/>
        <w:jc w:val="center"/>
        <w:rPr>
          <w:rFonts w:eastAsia="Arial"/>
          <w:b/>
        </w:rPr>
      </w:pPr>
      <w:r w:rsidRPr="00B80189">
        <w:rPr>
          <w:rFonts w:eastAsia="Arial"/>
          <w:b/>
          <w:highlight w:val="white"/>
        </w:rPr>
        <w:t>ARTICLE-III</w:t>
      </w:r>
      <w:r w:rsidRPr="00B80189">
        <w:rPr>
          <w:rFonts w:eastAsia="Arial"/>
        </w:rPr>
        <w:br/>
      </w:r>
      <w:r w:rsidRPr="00B80189">
        <w:rPr>
          <w:rFonts w:eastAsia="Arial"/>
          <w:b/>
          <w:highlight w:val="white"/>
        </w:rPr>
        <w:t>Work Plans</w:t>
      </w:r>
    </w:p>
    <w:p w14:paraId="4BB8D0F3" w14:textId="38520DB3" w:rsidR="007500CD" w:rsidRPr="00B80189" w:rsidRDefault="007500CD" w:rsidP="00B80189">
      <w:pPr>
        <w:shd w:val="clear" w:color="auto" w:fill="FFFFFF"/>
        <w:spacing w:line="276" w:lineRule="auto"/>
        <w:ind w:left="426"/>
        <w:jc w:val="both"/>
        <w:rPr>
          <w:rFonts w:eastAsia="Arial"/>
        </w:rPr>
      </w:pPr>
      <w:r w:rsidRPr="00B80189">
        <w:rPr>
          <w:rFonts w:eastAsia="Arial"/>
          <w:highlight w:val="white"/>
        </w:rPr>
        <w:t>This MoU may be supplemented by work plans to be developed jointly, which will describe</w:t>
      </w:r>
      <w:r w:rsidRPr="00B80189">
        <w:rPr>
          <w:rFonts w:eastAsia="Arial"/>
        </w:rPr>
        <w:t xml:space="preserve"> </w:t>
      </w:r>
      <w:r w:rsidRPr="00B80189">
        <w:rPr>
          <w:rFonts w:eastAsia="Arial"/>
          <w:highlight w:val="white"/>
        </w:rPr>
        <w:t>more specifically the activities to be carried out under this program which will set-forth</w:t>
      </w:r>
      <w:r w:rsidRPr="00B80189">
        <w:rPr>
          <w:rFonts w:eastAsia="Arial"/>
        </w:rPr>
        <w:t xml:space="preserve"> </w:t>
      </w:r>
      <w:r w:rsidRPr="00B80189">
        <w:rPr>
          <w:rFonts w:eastAsia="Arial"/>
          <w:highlight w:val="white"/>
        </w:rPr>
        <w:t>the envisaged contribution of each party. All the work plans will be implemented only after</w:t>
      </w:r>
      <w:r w:rsidRPr="00B80189">
        <w:rPr>
          <w:rFonts w:eastAsia="Arial"/>
        </w:rPr>
        <w:t xml:space="preserve"> </w:t>
      </w:r>
      <w:r w:rsidRPr="00B80189">
        <w:rPr>
          <w:rFonts w:eastAsia="Arial"/>
          <w:highlight w:val="white"/>
        </w:rPr>
        <w:t>mutual consent is expressed.</w:t>
      </w:r>
      <w:r w:rsidRPr="00B80189">
        <w:rPr>
          <w:rFonts w:eastAsia="Arial"/>
        </w:rPr>
        <w:t xml:space="preserve"> </w:t>
      </w:r>
    </w:p>
    <w:p w14:paraId="163A6AE9" w14:textId="3B9C6FB0" w:rsidR="007500CD" w:rsidRPr="00B80189" w:rsidRDefault="007500CD" w:rsidP="00B80189">
      <w:pPr>
        <w:suppressAutoHyphens w:val="0"/>
        <w:autoSpaceDE w:val="0"/>
        <w:autoSpaceDN w:val="0"/>
        <w:adjustRightInd w:val="0"/>
        <w:spacing w:after="200" w:line="276" w:lineRule="auto"/>
        <w:jc w:val="both"/>
        <w:rPr>
          <w:color w:val="222222"/>
          <w:shd w:val="clear" w:color="auto" w:fill="FFFFFF"/>
        </w:rPr>
      </w:pPr>
    </w:p>
    <w:p w14:paraId="65399BE6" w14:textId="77777777" w:rsidR="00B80189" w:rsidRPr="00B80189" w:rsidRDefault="00B80189" w:rsidP="00B80189">
      <w:pPr>
        <w:pBdr>
          <w:top w:val="nil"/>
          <w:left w:val="nil"/>
          <w:bottom w:val="nil"/>
          <w:right w:val="nil"/>
          <w:between w:val="nil"/>
        </w:pBdr>
        <w:suppressAutoHyphens w:val="0"/>
        <w:spacing w:line="276" w:lineRule="auto"/>
        <w:ind w:left="426"/>
        <w:jc w:val="both"/>
        <w:rPr>
          <w:rFonts w:eastAsia="Calibri"/>
          <w:b/>
          <w:bCs/>
          <w:color w:val="000000"/>
          <w:u w:val="single"/>
        </w:rPr>
      </w:pPr>
      <w:r w:rsidRPr="00B80189">
        <w:rPr>
          <w:rFonts w:eastAsia="Calibri"/>
          <w:b/>
          <w:bCs/>
          <w:color w:val="000000"/>
          <w:u w:val="single"/>
        </w:rPr>
        <w:t>MONITORING OF PROGRESS</w:t>
      </w:r>
    </w:p>
    <w:p w14:paraId="6E1EA7E2" w14:textId="77777777" w:rsidR="00B80189" w:rsidRPr="00B80189" w:rsidRDefault="00B80189" w:rsidP="00B80189">
      <w:pPr>
        <w:pBdr>
          <w:top w:val="nil"/>
          <w:left w:val="nil"/>
          <w:bottom w:val="nil"/>
          <w:right w:val="nil"/>
          <w:between w:val="nil"/>
        </w:pBdr>
        <w:suppressAutoHyphens w:val="0"/>
        <w:spacing w:line="276" w:lineRule="auto"/>
        <w:ind w:left="426"/>
        <w:jc w:val="both"/>
        <w:rPr>
          <w:rFonts w:eastAsia="Calibri"/>
          <w:b/>
          <w:bCs/>
          <w:color w:val="000000"/>
          <w:u w:val="single"/>
        </w:rPr>
      </w:pPr>
    </w:p>
    <w:p w14:paraId="330FA334" w14:textId="3B931033" w:rsidR="00B80189" w:rsidRPr="00B80189" w:rsidRDefault="00B80189" w:rsidP="00B80189">
      <w:pPr>
        <w:pBdr>
          <w:top w:val="nil"/>
          <w:left w:val="nil"/>
          <w:bottom w:val="nil"/>
          <w:right w:val="nil"/>
          <w:between w:val="nil"/>
        </w:pBdr>
        <w:suppressAutoHyphens w:val="0"/>
        <w:spacing w:line="276" w:lineRule="auto"/>
        <w:ind w:left="426"/>
        <w:jc w:val="both"/>
        <w:rPr>
          <w:rFonts w:eastAsia="Arial"/>
          <w:highlight w:val="white"/>
        </w:rPr>
      </w:pPr>
      <w:r w:rsidRPr="00B80189">
        <w:rPr>
          <w:rFonts w:eastAsia="Arial"/>
          <w:highlight w:val="white"/>
        </w:rPr>
        <w:t xml:space="preserve">A monitoring committee comprising of State Mission Director/ Chief Executive Officer – SRLM; </w:t>
      </w:r>
      <w:commentRangeStart w:id="12"/>
      <w:r w:rsidR="007716AB">
        <w:rPr>
          <w:rFonts w:eastAsia="Arial"/>
          <w:highlight w:val="white"/>
        </w:rPr>
        <w:t>------------</w:t>
      </w:r>
      <w:r w:rsidR="00EA6625">
        <w:rPr>
          <w:rFonts w:eastAsia="Arial"/>
          <w:highlight w:val="white"/>
        </w:rPr>
        <w:t xml:space="preserve"> </w:t>
      </w:r>
      <w:r w:rsidRPr="00B80189">
        <w:rPr>
          <w:rFonts w:eastAsia="Arial"/>
          <w:highlight w:val="white"/>
        </w:rPr>
        <w:t>o</w:t>
      </w:r>
      <w:commentRangeEnd w:id="12"/>
      <w:r w:rsidR="003911E8" w:rsidRPr="00B80189">
        <w:rPr>
          <w:rStyle w:val="CommentReference"/>
          <w:rFonts w:eastAsia="Arial"/>
          <w:sz w:val="24"/>
          <w:szCs w:val="24"/>
          <w:highlight w:val="white"/>
        </w:rPr>
        <w:commentReference w:id="12"/>
      </w:r>
      <w:r w:rsidRPr="00B80189">
        <w:rPr>
          <w:rFonts w:eastAsia="Arial"/>
          <w:highlight w:val="white"/>
        </w:rPr>
        <w:t xml:space="preserve">f Bank in that State and other officials/ functionaries from SRLM and Bank will be constituted to monitor the progress of the initiative and resolve any operational difficulties. </w:t>
      </w:r>
    </w:p>
    <w:p w14:paraId="3DD8920F" w14:textId="77777777" w:rsidR="00B80189" w:rsidRPr="00B80189" w:rsidRDefault="00B80189" w:rsidP="00B80189">
      <w:pPr>
        <w:pBdr>
          <w:top w:val="nil"/>
          <w:left w:val="nil"/>
          <w:bottom w:val="nil"/>
          <w:right w:val="nil"/>
          <w:between w:val="nil"/>
        </w:pBdr>
        <w:suppressAutoHyphens w:val="0"/>
        <w:spacing w:line="276" w:lineRule="auto"/>
        <w:ind w:left="426"/>
        <w:jc w:val="both"/>
        <w:rPr>
          <w:rFonts w:eastAsia="Arial"/>
          <w:highlight w:val="white"/>
        </w:rPr>
      </w:pPr>
    </w:p>
    <w:p w14:paraId="291B876F" w14:textId="74210F54" w:rsidR="00B80189" w:rsidRPr="00B80189" w:rsidRDefault="00B80189" w:rsidP="00B80189">
      <w:pPr>
        <w:pBdr>
          <w:top w:val="nil"/>
          <w:left w:val="nil"/>
          <w:bottom w:val="nil"/>
          <w:right w:val="nil"/>
          <w:between w:val="nil"/>
        </w:pBdr>
        <w:suppressAutoHyphens w:val="0"/>
        <w:spacing w:line="276" w:lineRule="auto"/>
        <w:ind w:left="426"/>
        <w:jc w:val="both"/>
        <w:rPr>
          <w:rFonts w:eastAsia="Arial"/>
          <w:highlight w:val="white"/>
        </w:rPr>
      </w:pPr>
      <w:r w:rsidRPr="00B80189">
        <w:rPr>
          <w:rFonts w:eastAsia="Arial"/>
          <w:highlight w:val="white"/>
        </w:rPr>
        <w:t xml:space="preserve">The monitoring committee will meet every month during the first two quarters of the intervention and every two months in the subsequent quarters. Reports as compiled by SRLM including information as shared by bank will be presented in the meeting. Decision regarding any modification in implementation processes may be taken by the committee. Final compiled reports of the progress will be forwarded by the committee to the Corporate Centre of Bank and </w:t>
      </w:r>
      <w:r w:rsidR="004F6521">
        <w:rPr>
          <w:rFonts w:eastAsia="Arial"/>
          <w:highlight w:val="white"/>
        </w:rPr>
        <w:t xml:space="preserve">NRLM, </w:t>
      </w:r>
      <w:r w:rsidRPr="00B80189">
        <w:rPr>
          <w:rFonts w:eastAsia="Arial"/>
          <w:highlight w:val="white"/>
        </w:rPr>
        <w:t>Ministry of Rural Development, Govt of India.</w:t>
      </w:r>
    </w:p>
    <w:p w14:paraId="20276A65" w14:textId="77777777" w:rsidR="00B80189" w:rsidRPr="00B80189" w:rsidRDefault="00B80189" w:rsidP="00B80189">
      <w:pPr>
        <w:pBdr>
          <w:top w:val="nil"/>
          <w:left w:val="nil"/>
          <w:bottom w:val="nil"/>
          <w:right w:val="nil"/>
          <w:between w:val="nil"/>
        </w:pBdr>
        <w:suppressAutoHyphens w:val="0"/>
        <w:spacing w:line="276" w:lineRule="auto"/>
        <w:ind w:left="426"/>
        <w:jc w:val="both"/>
        <w:rPr>
          <w:rFonts w:eastAsia="Calibri"/>
          <w:b/>
          <w:bCs/>
          <w:color w:val="000000"/>
          <w:u w:val="single"/>
        </w:rPr>
      </w:pPr>
    </w:p>
    <w:p w14:paraId="266A0B0B" w14:textId="77777777" w:rsidR="00EA6625" w:rsidRDefault="00EA6625" w:rsidP="00B80189">
      <w:pPr>
        <w:shd w:val="clear" w:color="auto" w:fill="FFFFFF"/>
        <w:spacing w:line="276" w:lineRule="auto"/>
        <w:jc w:val="center"/>
        <w:rPr>
          <w:rFonts w:eastAsia="Arial"/>
          <w:b/>
          <w:highlight w:val="white"/>
        </w:rPr>
      </w:pPr>
    </w:p>
    <w:p w14:paraId="05EAF32A" w14:textId="77777777" w:rsidR="004F6521" w:rsidRDefault="004F6521" w:rsidP="00B80189">
      <w:pPr>
        <w:shd w:val="clear" w:color="auto" w:fill="FFFFFF"/>
        <w:spacing w:line="276" w:lineRule="auto"/>
        <w:jc w:val="center"/>
        <w:rPr>
          <w:rFonts w:eastAsia="Arial"/>
          <w:b/>
          <w:highlight w:val="white"/>
        </w:rPr>
      </w:pPr>
    </w:p>
    <w:p w14:paraId="2B526715" w14:textId="77777777" w:rsidR="004F6521" w:rsidRDefault="004F6521" w:rsidP="00B80189">
      <w:pPr>
        <w:shd w:val="clear" w:color="auto" w:fill="FFFFFF"/>
        <w:spacing w:line="276" w:lineRule="auto"/>
        <w:jc w:val="center"/>
        <w:rPr>
          <w:rFonts w:eastAsia="Arial"/>
          <w:b/>
          <w:highlight w:val="white"/>
        </w:rPr>
      </w:pPr>
    </w:p>
    <w:p w14:paraId="7F4794A3" w14:textId="77777777" w:rsidR="004F6521" w:rsidRDefault="004F6521" w:rsidP="00B80189">
      <w:pPr>
        <w:shd w:val="clear" w:color="auto" w:fill="FFFFFF"/>
        <w:spacing w:line="276" w:lineRule="auto"/>
        <w:jc w:val="center"/>
        <w:rPr>
          <w:rFonts w:eastAsia="Arial"/>
          <w:b/>
          <w:highlight w:val="white"/>
        </w:rPr>
      </w:pPr>
    </w:p>
    <w:p w14:paraId="398B8558" w14:textId="77777777" w:rsidR="004F6521" w:rsidRDefault="004F6521" w:rsidP="00B80189">
      <w:pPr>
        <w:shd w:val="clear" w:color="auto" w:fill="FFFFFF"/>
        <w:spacing w:line="276" w:lineRule="auto"/>
        <w:jc w:val="center"/>
        <w:rPr>
          <w:rFonts w:eastAsia="Arial"/>
          <w:b/>
          <w:highlight w:val="white"/>
        </w:rPr>
      </w:pPr>
    </w:p>
    <w:p w14:paraId="3CA4FE02" w14:textId="77777777" w:rsidR="004F6521" w:rsidRDefault="004F6521" w:rsidP="00B80189">
      <w:pPr>
        <w:shd w:val="clear" w:color="auto" w:fill="FFFFFF"/>
        <w:spacing w:line="276" w:lineRule="auto"/>
        <w:jc w:val="center"/>
        <w:rPr>
          <w:rFonts w:eastAsia="Arial"/>
          <w:b/>
          <w:highlight w:val="white"/>
        </w:rPr>
      </w:pPr>
    </w:p>
    <w:p w14:paraId="516B0AAD" w14:textId="77777777" w:rsidR="004F6521" w:rsidRDefault="004F6521" w:rsidP="00B80189">
      <w:pPr>
        <w:shd w:val="clear" w:color="auto" w:fill="FFFFFF"/>
        <w:spacing w:line="276" w:lineRule="auto"/>
        <w:jc w:val="center"/>
        <w:rPr>
          <w:rFonts w:eastAsia="Arial"/>
          <w:b/>
          <w:highlight w:val="white"/>
        </w:rPr>
      </w:pPr>
    </w:p>
    <w:p w14:paraId="229AFEC9" w14:textId="77777777" w:rsidR="004F6521" w:rsidRDefault="004F6521" w:rsidP="00B80189">
      <w:pPr>
        <w:shd w:val="clear" w:color="auto" w:fill="FFFFFF"/>
        <w:spacing w:line="276" w:lineRule="auto"/>
        <w:jc w:val="center"/>
        <w:rPr>
          <w:rFonts w:eastAsia="Arial"/>
          <w:b/>
          <w:highlight w:val="white"/>
        </w:rPr>
      </w:pPr>
    </w:p>
    <w:p w14:paraId="71B53EED" w14:textId="77777777" w:rsidR="004F6521" w:rsidRDefault="004F6521" w:rsidP="00B80189">
      <w:pPr>
        <w:shd w:val="clear" w:color="auto" w:fill="FFFFFF"/>
        <w:spacing w:line="276" w:lineRule="auto"/>
        <w:jc w:val="center"/>
        <w:rPr>
          <w:rFonts w:eastAsia="Arial"/>
          <w:b/>
          <w:highlight w:val="white"/>
        </w:rPr>
      </w:pPr>
    </w:p>
    <w:p w14:paraId="0364ABC3" w14:textId="77777777" w:rsidR="004F6521" w:rsidRDefault="004F6521" w:rsidP="00B80189">
      <w:pPr>
        <w:shd w:val="clear" w:color="auto" w:fill="FFFFFF"/>
        <w:spacing w:line="276" w:lineRule="auto"/>
        <w:jc w:val="center"/>
        <w:rPr>
          <w:rFonts w:eastAsia="Arial"/>
          <w:b/>
          <w:highlight w:val="white"/>
        </w:rPr>
      </w:pPr>
    </w:p>
    <w:p w14:paraId="76139875" w14:textId="489565AA" w:rsidR="007500CD" w:rsidRPr="00B80189" w:rsidRDefault="007500CD" w:rsidP="00B80189">
      <w:pPr>
        <w:shd w:val="clear" w:color="auto" w:fill="FFFFFF"/>
        <w:spacing w:line="276" w:lineRule="auto"/>
        <w:jc w:val="center"/>
        <w:rPr>
          <w:rFonts w:eastAsia="Arial"/>
          <w:b/>
        </w:rPr>
      </w:pPr>
      <w:r w:rsidRPr="00B80189">
        <w:rPr>
          <w:rFonts w:eastAsia="Arial"/>
          <w:b/>
          <w:highlight w:val="white"/>
        </w:rPr>
        <w:t>ARTICLE- IV</w:t>
      </w:r>
    </w:p>
    <w:p w14:paraId="68CCC7E6" w14:textId="77777777" w:rsidR="007500CD" w:rsidRPr="00B80189" w:rsidRDefault="007500CD" w:rsidP="00B80189">
      <w:pPr>
        <w:shd w:val="clear" w:color="auto" w:fill="FFFFFF"/>
        <w:spacing w:line="276" w:lineRule="auto"/>
        <w:jc w:val="center"/>
        <w:rPr>
          <w:rFonts w:eastAsia="Arial"/>
          <w:b/>
          <w:highlight w:val="white"/>
        </w:rPr>
      </w:pPr>
      <w:r w:rsidRPr="00B80189">
        <w:rPr>
          <w:rFonts w:eastAsia="Arial"/>
          <w:b/>
          <w:highlight w:val="white"/>
        </w:rPr>
        <w:t>Confidentiality</w:t>
      </w:r>
    </w:p>
    <w:p w14:paraId="131DA517" w14:textId="77777777" w:rsidR="007500CD" w:rsidRPr="00B80189" w:rsidRDefault="007500CD" w:rsidP="00B80189">
      <w:pPr>
        <w:shd w:val="clear" w:color="auto" w:fill="FFFFFF"/>
        <w:spacing w:line="276" w:lineRule="auto"/>
        <w:ind w:left="426"/>
        <w:jc w:val="center"/>
        <w:rPr>
          <w:rFonts w:eastAsia="Arial"/>
          <w:b/>
          <w:highlight w:val="white"/>
        </w:rPr>
      </w:pPr>
    </w:p>
    <w:p w14:paraId="7353115C" w14:textId="77777777" w:rsidR="007500CD" w:rsidRPr="00B80189" w:rsidRDefault="007500CD" w:rsidP="00B80189">
      <w:pPr>
        <w:pBdr>
          <w:top w:val="nil"/>
          <w:left w:val="nil"/>
          <w:bottom w:val="nil"/>
          <w:right w:val="nil"/>
          <w:between w:val="nil"/>
        </w:pBdr>
        <w:shd w:val="clear" w:color="auto" w:fill="FFFFFF"/>
        <w:suppressAutoHyphens w:val="0"/>
        <w:spacing w:after="160" w:line="276" w:lineRule="auto"/>
        <w:ind w:left="426"/>
        <w:jc w:val="both"/>
        <w:rPr>
          <w:rFonts w:eastAsia="Arial"/>
        </w:rPr>
      </w:pPr>
      <w:r w:rsidRPr="00B80189">
        <w:rPr>
          <w:rFonts w:eastAsia="Arial"/>
          <w:highlight w:val="white"/>
        </w:rPr>
        <w:t>All Parties and their respective employees may, in the course of their business</w:t>
      </w:r>
      <w:r w:rsidRPr="00B80189">
        <w:rPr>
          <w:rFonts w:eastAsia="Arial"/>
        </w:rPr>
        <w:t xml:space="preserve"> </w:t>
      </w:r>
      <w:r w:rsidRPr="00B80189">
        <w:rPr>
          <w:rFonts w:eastAsia="Arial"/>
          <w:highlight w:val="white"/>
        </w:rPr>
        <w:t>relationship with the other, acquire or be exposed to information that is proprietary</w:t>
      </w:r>
      <w:r w:rsidRPr="00B80189">
        <w:rPr>
          <w:rFonts w:eastAsia="Arial"/>
        </w:rPr>
        <w:t xml:space="preserve"> </w:t>
      </w:r>
      <w:r w:rsidRPr="00B80189">
        <w:rPr>
          <w:rFonts w:eastAsia="Arial"/>
          <w:highlight w:val="white"/>
        </w:rPr>
        <w:t xml:space="preserve">confidential to the other party, its affiliates or its or </w:t>
      </w:r>
      <w:commentRangeStart w:id="13"/>
      <w:r w:rsidRPr="00B80189">
        <w:rPr>
          <w:rFonts w:eastAsia="Arial"/>
          <w:highlight w:val="white"/>
        </w:rPr>
        <w:t>their respective clients.</w:t>
      </w:r>
      <w:commentRangeEnd w:id="13"/>
      <w:r w:rsidR="003911E8" w:rsidRPr="00B80189">
        <w:rPr>
          <w:rStyle w:val="CommentReference"/>
          <w:rFonts w:eastAsia="Arial"/>
          <w:sz w:val="24"/>
          <w:szCs w:val="24"/>
        </w:rPr>
        <w:commentReference w:id="13"/>
      </w:r>
    </w:p>
    <w:p w14:paraId="67ED22E0" w14:textId="77777777" w:rsidR="00265E89" w:rsidRPr="00B80189" w:rsidRDefault="007500CD" w:rsidP="00B80189">
      <w:pPr>
        <w:pBdr>
          <w:top w:val="nil"/>
          <w:left w:val="nil"/>
          <w:bottom w:val="nil"/>
          <w:right w:val="nil"/>
          <w:between w:val="nil"/>
        </w:pBdr>
        <w:shd w:val="clear" w:color="auto" w:fill="FFFFFF"/>
        <w:spacing w:line="276" w:lineRule="auto"/>
        <w:ind w:left="426"/>
        <w:jc w:val="both"/>
        <w:rPr>
          <w:rFonts w:eastAsia="Arial"/>
        </w:rPr>
      </w:pPr>
      <w:commentRangeStart w:id="14"/>
      <w:r w:rsidRPr="00B80189">
        <w:rPr>
          <w:rFonts w:eastAsia="Arial"/>
        </w:rPr>
        <w:t xml:space="preserve">All Parties undertake to hold all such information in strictest confidence and further undertakes not to </w:t>
      </w:r>
    </w:p>
    <w:p w14:paraId="6CAF8C04" w14:textId="27FA6793" w:rsidR="00265E89" w:rsidRPr="00B80189" w:rsidRDefault="007500CD" w:rsidP="00B80189">
      <w:pPr>
        <w:pStyle w:val="ListParagraph"/>
        <w:numPr>
          <w:ilvl w:val="1"/>
          <w:numId w:val="25"/>
        </w:numPr>
        <w:pBdr>
          <w:top w:val="nil"/>
          <w:left w:val="nil"/>
          <w:bottom w:val="nil"/>
          <w:right w:val="nil"/>
          <w:between w:val="nil"/>
        </w:pBdr>
        <w:shd w:val="clear" w:color="auto" w:fill="FFFFFF"/>
        <w:spacing w:line="276" w:lineRule="auto"/>
        <w:jc w:val="both"/>
        <w:rPr>
          <w:rFonts w:eastAsia="Arial"/>
        </w:rPr>
      </w:pPr>
      <w:r w:rsidRPr="00B80189">
        <w:rPr>
          <w:rFonts w:eastAsia="Arial"/>
        </w:rPr>
        <w:t xml:space="preserve">disclose such information either in whole or in part to any person other than those of its officers, employees and agents who need to know the confidential information for the purpose authorized provided that each such officer, employee or agent has agreed in writing to maintain the confidentiality of the confidential information in accordance with the terms or </w:t>
      </w:r>
    </w:p>
    <w:p w14:paraId="54CDE47E" w14:textId="0D7E6BAE" w:rsidR="007500CD" w:rsidRPr="00B80189" w:rsidRDefault="007500CD" w:rsidP="00B80189">
      <w:pPr>
        <w:pStyle w:val="ListParagraph"/>
        <w:numPr>
          <w:ilvl w:val="1"/>
          <w:numId w:val="25"/>
        </w:numPr>
        <w:pBdr>
          <w:top w:val="nil"/>
          <w:left w:val="nil"/>
          <w:bottom w:val="nil"/>
          <w:right w:val="nil"/>
          <w:between w:val="nil"/>
        </w:pBdr>
        <w:shd w:val="clear" w:color="auto" w:fill="FFFFFF"/>
        <w:spacing w:line="276" w:lineRule="auto"/>
        <w:jc w:val="both"/>
        <w:rPr>
          <w:rFonts w:eastAsia="Arial"/>
        </w:rPr>
      </w:pPr>
      <w:r w:rsidRPr="00B80189">
        <w:rPr>
          <w:rFonts w:eastAsia="Arial"/>
        </w:rPr>
        <w:t xml:space="preserve">use such information for any purpose whatsoever save as may be strictly necessary for the performance of the obligations of that party under this agreement. </w:t>
      </w:r>
    </w:p>
    <w:p w14:paraId="79C3892A" w14:textId="633F8829" w:rsidR="007500CD" w:rsidRPr="00B80189" w:rsidRDefault="007500CD" w:rsidP="00B80189">
      <w:pPr>
        <w:pBdr>
          <w:top w:val="nil"/>
          <w:left w:val="nil"/>
          <w:bottom w:val="nil"/>
          <w:right w:val="nil"/>
          <w:between w:val="nil"/>
        </w:pBdr>
        <w:shd w:val="clear" w:color="auto" w:fill="FFFFFF"/>
        <w:spacing w:line="276" w:lineRule="auto"/>
        <w:ind w:left="426"/>
        <w:jc w:val="both"/>
        <w:rPr>
          <w:rFonts w:eastAsia="Arial"/>
        </w:rPr>
      </w:pPr>
      <w:r w:rsidRPr="00B80189">
        <w:rPr>
          <w:rFonts w:eastAsia="Arial"/>
        </w:rPr>
        <w:t>The provisions in this Article shall survive termination or completion of the Memorandum of Understanding</w:t>
      </w:r>
      <w:commentRangeEnd w:id="14"/>
      <w:r w:rsidR="003911E8">
        <w:rPr>
          <w:rStyle w:val="CommentReference"/>
          <w:rFonts w:eastAsia="Arial"/>
          <w:sz w:val="24"/>
          <w:szCs w:val="24"/>
        </w:rPr>
        <w:commentReference w:id="14"/>
      </w:r>
      <w:r w:rsidR="003911E8">
        <w:rPr>
          <w:rFonts w:eastAsia="Arial"/>
        </w:rPr>
        <w:t xml:space="preserve"> </w:t>
      </w:r>
      <w:ins w:id="15" w:author="Rishika Singh     /LWBG/IBANK/DLI" w:date="2026-06-09T12:46:00Z" w16du:dateUtc="2026-06-09T07:16:00Z">
        <w:r w:rsidR="003911E8">
          <w:rPr>
            <w:rFonts w:eastAsia="Arial"/>
          </w:rPr>
          <w:t xml:space="preserve">for a period of two years </w:t>
        </w:r>
      </w:ins>
      <w:ins w:id="16" w:author="Rishika Singh     /LWBG/IBANK/DLI" w:date="2026-06-09T12:47:00Z" w16du:dateUtc="2026-06-09T07:17:00Z">
        <w:r w:rsidR="003911E8">
          <w:rPr>
            <w:rFonts w:eastAsia="Arial"/>
          </w:rPr>
          <w:t xml:space="preserve">thereafter, subject to the applicable laws; provided nothing herein shall restrict any </w:t>
        </w:r>
      </w:ins>
      <w:ins w:id="17" w:author="Rishika Singh     /LWBG/IBANK/DLI" w:date="2026-06-09T12:49:00Z" w16du:dateUtc="2026-06-09T07:19:00Z">
        <w:r w:rsidR="004014DF">
          <w:rPr>
            <w:rFonts w:eastAsia="Arial"/>
          </w:rPr>
          <w:t xml:space="preserve">Party from disclosing any </w:t>
        </w:r>
      </w:ins>
      <w:ins w:id="18" w:author="Rishika Singh     /LWBG/IBANK/DLI" w:date="2026-06-09T12:50:00Z" w16du:dateUtc="2026-06-09T07:20:00Z">
        <w:r w:rsidR="004014DF">
          <w:rPr>
            <w:rFonts w:eastAsia="Arial"/>
          </w:rPr>
          <w:t xml:space="preserve">confidential information to the extent required under applicable law, judicial </w:t>
        </w:r>
      </w:ins>
      <w:ins w:id="19" w:author="Rishika Singh     /LWBG/IBANK/DLI" w:date="2026-06-09T12:51:00Z" w16du:dateUtc="2026-06-09T07:21:00Z">
        <w:r w:rsidR="004014DF">
          <w:rPr>
            <w:rFonts w:eastAsia="Arial"/>
          </w:rPr>
          <w:t xml:space="preserve"> or governmenta</w:t>
        </w:r>
      </w:ins>
      <w:ins w:id="20" w:author="Rishika Singh     /LWBG/IBANK/DLI" w:date="2026-06-09T12:52:00Z" w16du:dateUtc="2026-06-09T07:22:00Z">
        <w:r w:rsidR="004014DF">
          <w:rPr>
            <w:rFonts w:eastAsia="Arial"/>
          </w:rPr>
          <w:t>l orders</w:t>
        </w:r>
      </w:ins>
      <w:ins w:id="21" w:author="Rishika Singh     /LWBG/IBANK/DLI" w:date="2026-06-09T12:51:00Z" w16du:dateUtc="2026-06-09T07:21:00Z">
        <w:r w:rsidR="004014DF">
          <w:rPr>
            <w:rFonts w:eastAsia="Arial"/>
          </w:rPr>
          <w:t>, provided that</w:t>
        </w:r>
      </w:ins>
      <w:ins w:id="22" w:author="Rishika Singh     /LWBG/IBANK/DLI" w:date="2026-06-09T12:53:00Z" w16du:dateUtc="2026-06-09T07:23:00Z">
        <w:r w:rsidR="004014DF">
          <w:rPr>
            <w:rFonts w:eastAsia="Arial"/>
          </w:rPr>
          <w:t>,</w:t>
        </w:r>
      </w:ins>
      <w:ins w:id="23" w:author="Rishika Singh     /LWBG/IBANK/DLI" w:date="2026-06-09T12:51:00Z" w16du:dateUtc="2026-06-09T07:21:00Z">
        <w:r w:rsidR="004014DF">
          <w:rPr>
            <w:rFonts w:eastAsia="Arial"/>
          </w:rPr>
          <w:t xml:space="preserve"> to the extant legally permissible, the disclosing party promptly informs the other Party of such </w:t>
        </w:r>
      </w:ins>
      <w:ins w:id="24" w:author="Rishika Singh     /LWBG/IBANK/DLI" w:date="2026-06-09T12:52:00Z" w16du:dateUtc="2026-06-09T07:22:00Z">
        <w:r w:rsidR="004014DF">
          <w:rPr>
            <w:rFonts w:eastAsia="Arial"/>
          </w:rPr>
          <w:t xml:space="preserve">requirement. </w:t>
        </w:r>
      </w:ins>
    </w:p>
    <w:p w14:paraId="5D7216D4" w14:textId="3329B3BA" w:rsidR="007500CD" w:rsidRPr="00B80189" w:rsidRDefault="007500CD" w:rsidP="00B80189">
      <w:pPr>
        <w:pBdr>
          <w:top w:val="nil"/>
          <w:left w:val="nil"/>
          <w:bottom w:val="nil"/>
          <w:right w:val="nil"/>
          <w:between w:val="nil"/>
        </w:pBdr>
        <w:shd w:val="clear" w:color="auto" w:fill="FFFFFF"/>
        <w:spacing w:line="276" w:lineRule="auto"/>
        <w:jc w:val="both"/>
        <w:rPr>
          <w:rFonts w:eastAsia="Arial"/>
          <w:highlight w:val="white"/>
        </w:rPr>
      </w:pPr>
    </w:p>
    <w:p w14:paraId="1DF5C03B" w14:textId="77777777" w:rsidR="007500CD" w:rsidRPr="00B80189" w:rsidRDefault="007500CD" w:rsidP="00B80189">
      <w:pPr>
        <w:pBdr>
          <w:top w:val="nil"/>
          <w:left w:val="nil"/>
          <w:bottom w:val="nil"/>
          <w:right w:val="nil"/>
          <w:between w:val="nil"/>
        </w:pBdr>
        <w:shd w:val="clear" w:color="auto" w:fill="FFFFFF"/>
        <w:spacing w:line="276" w:lineRule="auto"/>
        <w:ind w:left="780"/>
        <w:jc w:val="center"/>
        <w:rPr>
          <w:rFonts w:eastAsia="Arial"/>
          <w:b/>
          <w:highlight w:val="white"/>
        </w:rPr>
      </w:pPr>
      <w:r w:rsidRPr="00B80189">
        <w:rPr>
          <w:rFonts w:eastAsia="Arial"/>
          <w:b/>
          <w:highlight w:val="white"/>
        </w:rPr>
        <w:t>ARTICLE-V</w:t>
      </w:r>
    </w:p>
    <w:p w14:paraId="77DC5F49" w14:textId="77777777" w:rsidR="007500CD" w:rsidRPr="00B80189" w:rsidRDefault="007500CD" w:rsidP="00B80189">
      <w:pPr>
        <w:pBdr>
          <w:top w:val="nil"/>
          <w:left w:val="nil"/>
          <w:bottom w:val="nil"/>
          <w:right w:val="nil"/>
          <w:between w:val="nil"/>
        </w:pBdr>
        <w:shd w:val="clear" w:color="auto" w:fill="FFFFFF"/>
        <w:spacing w:line="276" w:lineRule="auto"/>
        <w:ind w:left="780"/>
        <w:jc w:val="center"/>
        <w:rPr>
          <w:rFonts w:eastAsia="Arial"/>
          <w:b/>
          <w:highlight w:val="white"/>
        </w:rPr>
      </w:pPr>
      <w:r w:rsidRPr="00B80189">
        <w:rPr>
          <w:rFonts w:eastAsia="Arial"/>
          <w:b/>
          <w:highlight w:val="white"/>
        </w:rPr>
        <w:t>Amendments</w:t>
      </w:r>
    </w:p>
    <w:p w14:paraId="5C407B23" w14:textId="738A8393" w:rsidR="007500CD" w:rsidRPr="00B80189" w:rsidRDefault="007500CD" w:rsidP="00B80189">
      <w:pPr>
        <w:pBdr>
          <w:top w:val="nil"/>
          <w:left w:val="nil"/>
          <w:bottom w:val="nil"/>
          <w:right w:val="nil"/>
          <w:between w:val="nil"/>
        </w:pBdr>
        <w:shd w:val="clear" w:color="auto" w:fill="FFFFFF"/>
        <w:spacing w:line="276" w:lineRule="auto"/>
        <w:jc w:val="both"/>
        <w:rPr>
          <w:rFonts w:eastAsia="Arial"/>
        </w:rPr>
      </w:pPr>
      <w:r w:rsidRPr="00B80189">
        <w:rPr>
          <w:rFonts w:eastAsia="Arial"/>
        </w:rPr>
        <w:br/>
        <w:t xml:space="preserve">The Parties to this MoU may, by mutual consent, add, modify, </w:t>
      </w:r>
      <w:r w:rsidR="00265E89" w:rsidRPr="00B80189">
        <w:rPr>
          <w:rFonts w:eastAsia="Arial"/>
        </w:rPr>
        <w:t>amend,</w:t>
      </w:r>
      <w:r w:rsidRPr="00B80189">
        <w:rPr>
          <w:rFonts w:eastAsia="Arial"/>
        </w:rPr>
        <w:t xml:space="preserve"> or delete any words, phrases, sentences, or Articles in this MoU. No amendments or modification of this MoU shall be valid unless the same is made in writing by authorized representatives of both </w:t>
      </w:r>
      <w:commentRangeStart w:id="25"/>
      <w:r w:rsidRPr="00B80189">
        <w:rPr>
          <w:rFonts w:eastAsia="Arial"/>
        </w:rPr>
        <w:t>parties</w:t>
      </w:r>
      <w:commentRangeEnd w:id="25"/>
      <w:r w:rsidR="004014DF" w:rsidRPr="00B80189">
        <w:rPr>
          <w:rStyle w:val="CommentReference"/>
          <w:rFonts w:eastAsia="Arial"/>
          <w:sz w:val="24"/>
          <w:szCs w:val="24"/>
        </w:rPr>
        <w:commentReference w:id="25"/>
      </w:r>
      <w:r w:rsidRPr="00B80189">
        <w:rPr>
          <w:rFonts w:eastAsia="Arial"/>
        </w:rPr>
        <w:t xml:space="preserve"> and specifically stating the same to be an amendment of this MoU. The modifications/changes shall be effective from the date on which they are made/ executed, unless otherwise agreed to.</w:t>
      </w:r>
    </w:p>
    <w:p w14:paraId="21EE21BF" w14:textId="77777777" w:rsidR="007500CD" w:rsidRPr="00B80189" w:rsidRDefault="007500CD" w:rsidP="00B80189">
      <w:pPr>
        <w:pBdr>
          <w:top w:val="nil"/>
          <w:left w:val="nil"/>
          <w:bottom w:val="nil"/>
          <w:right w:val="nil"/>
          <w:between w:val="nil"/>
        </w:pBdr>
        <w:shd w:val="clear" w:color="auto" w:fill="FFFFFF"/>
        <w:spacing w:line="276" w:lineRule="auto"/>
        <w:jc w:val="both"/>
        <w:rPr>
          <w:rFonts w:eastAsia="Arial"/>
        </w:rPr>
      </w:pPr>
    </w:p>
    <w:p w14:paraId="4791619F" w14:textId="77777777" w:rsidR="007500CD" w:rsidRPr="00B80189" w:rsidRDefault="007500CD" w:rsidP="00B80189">
      <w:pPr>
        <w:pBdr>
          <w:top w:val="nil"/>
          <w:left w:val="nil"/>
          <w:bottom w:val="nil"/>
          <w:right w:val="nil"/>
          <w:between w:val="nil"/>
        </w:pBdr>
        <w:shd w:val="clear" w:color="auto" w:fill="FFFFFF"/>
        <w:spacing w:line="276" w:lineRule="auto"/>
        <w:ind w:left="780"/>
        <w:jc w:val="center"/>
        <w:rPr>
          <w:rFonts w:eastAsia="Arial"/>
          <w:b/>
        </w:rPr>
      </w:pPr>
      <w:r w:rsidRPr="00B80189">
        <w:rPr>
          <w:rFonts w:eastAsia="Arial"/>
          <w:b/>
          <w:highlight w:val="white"/>
        </w:rPr>
        <w:t>ARTICLE-VI</w:t>
      </w:r>
    </w:p>
    <w:p w14:paraId="2F5AE44F" w14:textId="77777777" w:rsidR="007500CD" w:rsidRPr="00B80189" w:rsidRDefault="007500CD" w:rsidP="00B80189">
      <w:pPr>
        <w:pBdr>
          <w:top w:val="nil"/>
          <w:left w:val="nil"/>
          <w:bottom w:val="nil"/>
          <w:right w:val="nil"/>
          <w:between w:val="nil"/>
        </w:pBdr>
        <w:shd w:val="clear" w:color="auto" w:fill="FFFFFF"/>
        <w:spacing w:line="276" w:lineRule="auto"/>
        <w:ind w:left="780"/>
        <w:jc w:val="center"/>
        <w:rPr>
          <w:rFonts w:eastAsia="Arial"/>
          <w:b/>
          <w:highlight w:val="white"/>
        </w:rPr>
      </w:pPr>
      <w:r w:rsidRPr="00B80189">
        <w:rPr>
          <w:rFonts w:eastAsia="Arial"/>
          <w:b/>
          <w:highlight w:val="white"/>
        </w:rPr>
        <w:t>Representation, Warranties and Undertakings</w:t>
      </w:r>
    </w:p>
    <w:p w14:paraId="4CF5727B" w14:textId="77777777" w:rsidR="007500CD" w:rsidRPr="00B80189" w:rsidRDefault="007500CD" w:rsidP="00B80189">
      <w:pPr>
        <w:pBdr>
          <w:top w:val="nil"/>
          <w:left w:val="nil"/>
          <w:bottom w:val="nil"/>
          <w:right w:val="nil"/>
          <w:between w:val="nil"/>
        </w:pBdr>
        <w:shd w:val="clear" w:color="auto" w:fill="FFFFFF"/>
        <w:spacing w:line="276" w:lineRule="auto"/>
        <w:ind w:left="780"/>
        <w:jc w:val="center"/>
        <w:rPr>
          <w:rFonts w:eastAsia="Arial"/>
          <w:b/>
          <w:highlight w:val="white"/>
        </w:rPr>
      </w:pPr>
    </w:p>
    <w:p w14:paraId="7F35B2F8" w14:textId="627EF635" w:rsidR="007500CD" w:rsidRPr="00B80189" w:rsidRDefault="00265E89" w:rsidP="00B80189">
      <w:pPr>
        <w:pBdr>
          <w:top w:val="nil"/>
          <w:left w:val="nil"/>
          <w:bottom w:val="nil"/>
          <w:right w:val="nil"/>
          <w:between w:val="nil"/>
        </w:pBdr>
        <w:shd w:val="clear" w:color="auto" w:fill="FFFFFF"/>
        <w:spacing w:line="276" w:lineRule="auto"/>
        <w:jc w:val="both"/>
        <w:rPr>
          <w:rFonts w:eastAsia="Arial"/>
          <w:highlight w:val="white"/>
        </w:rPr>
      </w:pPr>
      <w:r w:rsidRPr="00B80189">
        <w:rPr>
          <w:rFonts w:eastAsia="Arial"/>
          <w:highlight w:val="white"/>
        </w:rPr>
        <w:t>NRLM</w:t>
      </w:r>
      <w:r w:rsidR="007500CD" w:rsidRPr="00B80189">
        <w:rPr>
          <w:rFonts w:eastAsia="Arial"/>
          <w:highlight w:val="white"/>
        </w:rPr>
        <w:t xml:space="preserve"> and </w:t>
      </w:r>
      <w:r w:rsidR="007716AB">
        <w:rPr>
          <w:rFonts w:eastAsia="Arial"/>
          <w:highlight w:val="white"/>
        </w:rPr>
        <w:t xml:space="preserve">Bank </w:t>
      </w:r>
      <w:r w:rsidR="007500CD" w:rsidRPr="00B80189">
        <w:rPr>
          <w:rFonts w:eastAsia="Arial"/>
          <w:highlight w:val="white"/>
        </w:rPr>
        <w:t xml:space="preserve">have represented that each of their program related initiatives are in compliance with applicable laws and governmental </w:t>
      </w:r>
      <w:r w:rsidRPr="00B80189">
        <w:rPr>
          <w:rFonts w:eastAsia="Arial"/>
          <w:highlight w:val="white"/>
        </w:rPr>
        <w:t>rules.</w:t>
      </w:r>
    </w:p>
    <w:p w14:paraId="4A1FCF93" w14:textId="4EC5C18B" w:rsidR="007500CD" w:rsidRPr="00B80189" w:rsidRDefault="007500CD" w:rsidP="00B80189">
      <w:pPr>
        <w:shd w:val="clear" w:color="auto" w:fill="FFFFFF"/>
        <w:spacing w:line="276" w:lineRule="auto"/>
        <w:jc w:val="both"/>
        <w:rPr>
          <w:rFonts w:eastAsia="Arial"/>
          <w:b/>
          <w:highlight w:val="white"/>
        </w:rPr>
      </w:pPr>
      <w:r w:rsidRPr="00B80189">
        <w:rPr>
          <w:rFonts w:eastAsia="Arial"/>
        </w:rPr>
        <w:lastRenderedPageBreak/>
        <w:br/>
      </w:r>
      <w:r w:rsidR="00265E89" w:rsidRPr="00B80189">
        <w:rPr>
          <w:rFonts w:eastAsia="Arial"/>
          <w:b/>
          <w:highlight w:val="white"/>
        </w:rPr>
        <w:t>NRLM</w:t>
      </w:r>
      <w:r w:rsidRPr="00B80189">
        <w:rPr>
          <w:rFonts w:eastAsia="Arial"/>
          <w:b/>
          <w:highlight w:val="white"/>
        </w:rPr>
        <w:t xml:space="preserve"> has represented that this MoU:</w:t>
      </w:r>
    </w:p>
    <w:p w14:paraId="416B216E" w14:textId="3F45692F" w:rsidR="007500CD" w:rsidRPr="00B80189" w:rsidRDefault="007500CD" w:rsidP="00B80189">
      <w:pPr>
        <w:numPr>
          <w:ilvl w:val="0"/>
          <w:numId w:val="22"/>
        </w:numPr>
        <w:pBdr>
          <w:top w:val="nil"/>
          <w:left w:val="nil"/>
          <w:bottom w:val="nil"/>
          <w:right w:val="nil"/>
          <w:between w:val="nil"/>
        </w:pBdr>
        <w:shd w:val="clear" w:color="auto" w:fill="FFFFFF"/>
        <w:suppressAutoHyphens w:val="0"/>
        <w:spacing w:line="276" w:lineRule="auto"/>
        <w:ind w:left="1418"/>
        <w:jc w:val="both"/>
        <w:rPr>
          <w:rFonts w:eastAsia="Arial"/>
          <w:highlight w:val="white"/>
        </w:rPr>
      </w:pPr>
      <w:r w:rsidRPr="00B80189">
        <w:rPr>
          <w:rFonts w:eastAsia="Arial"/>
          <w:highlight w:val="white"/>
        </w:rPr>
        <w:t xml:space="preserve">Is within its powers and has been duly authorised by </w:t>
      </w:r>
      <w:r w:rsidR="00265E89" w:rsidRPr="00B80189">
        <w:rPr>
          <w:rFonts w:eastAsia="Arial"/>
          <w:highlight w:val="white"/>
        </w:rPr>
        <w:t>it.</w:t>
      </w:r>
    </w:p>
    <w:p w14:paraId="45EE496F" w14:textId="47F95FC1" w:rsidR="007500CD" w:rsidRPr="00B80189" w:rsidRDefault="007500CD" w:rsidP="00B80189">
      <w:pPr>
        <w:numPr>
          <w:ilvl w:val="0"/>
          <w:numId w:val="22"/>
        </w:numPr>
        <w:pBdr>
          <w:top w:val="nil"/>
          <w:left w:val="nil"/>
          <w:bottom w:val="nil"/>
          <w:right w:val="nil"/>
          <w:between w:val="nil"/>
        </w:pBdr>
        <w:shd w:val="clear" w:color="auto" w:fill="FFFFFF"/>
        <w:suppressAutoHyphens w:val="0"/>
        <w:spacing w:line="276" w:lineRule="auto"/>
        <w:ind w:left="1418"/>
        <w:jc w:val="both"/>
        <w:rPr>
          <w:rFonts w:eastAsia="Arial"/>
          <w:highlight w:val="white"/>
        </w:rPr>
      </w:pPr>
      <w:r w:rsidRPr="00B80189">
        <w:rPr>
          <w:rFonts w:eastAsia="Arial"/>
          <w:highlight w:val="white"/>
        </w:rPr>
        <w:t xml:space="preserve">Constitutes its legal, </w:t>
      </w:r>
      <w:r w:rsidR="00265E89" w:rsidRPr="00B80189">
        <w:rPr>
          <w:rFonts w:eastAsia="Arial"/>
          <w:highlight w:val="white"/>
        </w:rPr>
        <w:t>valid,</w:t>
      </w:r>
      <w:r w:rsidRPr="00B80189">
        <w:rPr>
          <w:rFonts w:eastAsia="Arial"/>
          <w:highlight w:val="white"/>
        </w:rPr>
        <w:t xml:space="preserve"> and binding obligations; and</w:t>
      </w:r>
    </w:p>
    <w:p w14:paraId="6184044F" w14:textId="77777777" w:rsidR="007500CD" w:rsidRPr="00B80189" w:rsidRDefault="007500CD" w:rsidP="00B80189">
      <w:pPr>
        <w:numPr>
          <w:ilvl w:val="0"/>
          <w:numId w:val="22"/>
        </w:numPr>
        <w:pBdr>
          <w:top w:val="nil"/>
          <w:left w:val="nil"/>
          <w:bottom w:val="nil"/>
          <w:right w:val="nil"/>
          <w:between w:val="nil"/>
        </w:pBdr>
        <w:shd w:val="clear" w:color="auto" w:fill="FFFFFF"/>
        <w:suppressAutoHyphens w:val="0"/>
        <w:spacing w:after="160" w:line="276" w:lineRule="auto"/>
        <w:ind w:left="1418"/>
        <w:jc w:val="both"/>
        <w:rPr>
          <w:rFonts w:eastAsia="Arial"/>
          <w:highlight w:val="white"/>
        </w:rPr>
      </w:pPr>
      <w:r w:rsidRPr="00B80189">
        <w:rPr>
          <w:rFonts w:eastAsia="Arial"/>
          <w:highlight w:val="white"/>
        </w:rPr>
        <w:t>Does not conflict in any material respect with any law or regulation or its</w:t>
      </w:r>
      <w:r w:rsidRPr="00B80189">
        <w:rPr>
          <w:rFonts w:eastAsia="Arial"/>
        </w:rPr>
        <w:br/>
      </w:r>
      <w:r w:rsidRPr="00B80189">
        <w:rPr>
          <w:rFonts w:eastAsia="Arial"/>
          <w:highlight w:val="white"/>
        </w:rPr>
        <w:t>constitutional documents or any document binding on it and that it has</w:t>
      </w:r>
      <w:r w:rsidRPr="00B80189">
        <w:rPr>
          <w:rFonts w:eastAsia="Arial"/>
        </w:rPr>
        <w:br/>
      </w:r>
      <w:r w:rsidRPr="00B80189">
        <w:rPr>
          <w:rFonts w:eastAsia="Arial"/>
          <w:highlight w:val="white"/>
        </w:rPr>
        <w:t>obtained all necessary consents for the performance by it of this MoU.</w:t>
      </w:r>
    </w:p>
    <w:p w14:paraId="20A63480" w14:textId="77777777" w:rsidR="007500CD" w:rsidRPr="00B80189" w:rsidRDefault="007500CD" w:rsidP="00B80189">
      <w:pPr>
        <w:pBdr>
          <w:top w:val="nil"/>
          <w:left w:val="nil"/>
          <w:bottom w:val="nil"/>
          <w:right w:val="nil"/>
          <w:between w:val="nil"/>
        </w:pBdr>
        <w:shd w:val="clear" w:color="auto" w:fill="FFFFFF"/>
        <w:spacing w:line="276" w:lineRule="auto"/>
        <w:ind w:left="780"/>
        <w:jc w:val="both"/>
        <w:rPr>
          <w:rFonts w:eastAsia="Arial"/>
          <w:highlight w:val="white"/>
        </w:rPr>
      </w:pPr>
    </w:p>
    <w:p w14:paraId="2338D843" w14:textId="3DC23A80" w:rsidR="007500CD" w:rsidRPr="00B80189" w:rsidRDefault="007716AB" w:rsidP="00B80189">
      <w:pPr>
        <w:pBdr>
          <w:top w:val="nil"/>
          <w:left w:val="nil"/>
          <w:bottom w:val="nil"/>
          <w:right w:val="nil"/>
          <w:between w:val="nil"/>
        </w:pBdr>
        <w:shd w:val="clear" w:color="auto" w:fill="FFFFFF"/>
        <w:spacing w:line="276" w:lineRule="auto"/>
        <w:jc w:val="both"/>
        <w:rPr>
          <w:rFonts w:eastAsia="Arial"/>
          <w:b/>
          <w:highlight w:val="white"/>
        </w:rPr>
      </w:pPr>
      <w:commentRangeStart w:id="26"/>
      <w:r>
        <w:rPr>
          <w:rFonts w:eastAsia="Arial"/>
          <w:b/>
          <w:highlight w:val="white"/>
        </w:rPr>
        <w:t>Bank</w:t>
      </w:r>
      <w:r w:rsidR="007500CD" w:rsidRPr="00B80189">
        <w:rPr>
          <w:rFonts w:eastAsia="Arial"/>
          <w:b/>
          <w:highlight w:val="white"/>
        </w:rPr>
        <w:t xml:space="preserve"> have further represented that this MoU:</w:t>
      </w:r>
    </w:p>
    <w:p w14:paraId="56CD39F0" w14:textId="77777777" w:rsidR="007500CD" w:rsidRPr="00B80189" w:rsidRDefault="007500CD" w:rsidP="00B80189">
      <w:pPr>
        <w:pBdr>
          <w:top w:val="nil"/>
          <w:left w:val="nil"/>
          <w:bottom w:val="nil"/>
          <w:right w:val="nil"/>
          <w:between w:val="nil"/>
        </w:pBdr>
        <w:shd w:val="clear" w:color="auto" w:fill="FFFFFF"/>
        <w:spacing w:line="276" w:lineRule="auto"/>
        <w:jc w:val="both"/>
        <w:rPr>
          <w:rFonts w:eastAsia="Arial"/>
          <w:highlight w:val="white"/>
        </w:rPr>
      </w:pPr>
    </w:p>
    <w:p w14:paraId="1A347D7D" w14:textId="2D6A94B7" w:rsidR="007500CD" w:rsidRPr="00B80189" w:rsidRDefault="007500CD" w:rsidP="00B80189">
      <w:pPr>
        <w:numPr>
          <w:ilvl w:val="0"/>
          <w:numId w:val="21"/>
        </w:numPr>
        <w:pBdr>
          <w:top w:val="nil"/>
          <w:left w:val="nil"/>
          <w:bottom w:val="nil"/>
          <w:right w:val="nil"/>
          <w:between w:val="nil"/>
        </w:pBdr>
        <w:shd w:val="clear" w:color="auto" w:fill="FFFFFF"/>
        <w:suppressAutoHyphens w:val="0"/>
        <w:spacing w:line="276" w:lineRule="auto"/>
        <w:ind w:left="1418" w:hanging="709"/>
        <w:jc w:val="both"/>
        <w:rPr>
          <w:rFonts w:eastAsia="Arial"/>
          <w:highlight w:val="white"/>
        </w:rPr>
      </w:pPr>
      <w:r w:rsidRPr="00B80189">
        <w:rPr>
          <w:rFonts w:eastAsia="Arial"/>
          <w:highlight w:val="white"/>
        </w:rPr>
        <w:t xml:space="preserve">Is within its powers and has been duly </w:t>
      </w:r>
      <w:r w:rsidR="00265E89" w:rsidRPr="00B80189">
        <w:rPr>
          <w:rFonts w:eastAsia="Arial"/>
          <w:highlight w:val="white"/>
        </w:rPr>
        <w:t>authorised.</w:t>
      </w:r>
    </w:p>
    <w:p w14:paraId="6ABEDAF5" w14:textId="5D218899" w:rsidR="007500CD" w:rsidRPr="00B80189" w:rsidRDefault="007500CD" w:rsidP="00B80189">
      <w:pPr>
        <w:numPr>
          <w:ilvl w:val="0"/>
          <w:numId w:val="21"/>
        </w:numPr>
        <w:pBdr>
          <w:top w:val="nil"/>
          <w:left w:val="nil"/>
          <w:bottom w:val="nil"/>
          <w:right w:val="nil"/>
          <w:between w:val="nil"/>
        </w:pBdr>
        <w:shd w:val="clear" w:color="auto" w:fill="FFFFFF"/>
        <w:suppressAutoHyphens w:val="0"/>
        <w:spacing w:line="276" w:lineRule="auto"/>
        <w:ind w:left="1418" w:hanging="709"/>
        <w:jc w:val="both"/>
        <w:rPr>
          <w:rFonts w:eastAsia="Arial"/>
          <w:highlight w:val="white"/>
        </w:rPr>
      </w:pPr>
      <w:r w:rsidRPr="00B80189">
        <w:rPr>
          <w:rFonts w:eastAsia="Arial"/>
          <w:highlight w:val="white"/>
        </w:rPr>
        <w:t xml:space="preserve">Constitutes their legal, </w:t>
      </w:r>
      <w:r w:rsidR="00265E89" w:rsidRPr="00B80189">
        <w:rPr>
          <w:rFonts w:eastAsia="Arial"/>
          <w:highlight w:val="white"/>
        </w:rPr>
        <w:t>valid,</w:t>
      </w:r>
      <w:r w:rsidRPr="00B80189">
        <w:rPr>
          <w:rFonts w:eastAsia="Arial"/>
          <w:highlight w:val="white"/>
        </w:rPr>
        <w:t xml:space="preserve"> and binding obligations; and</w:t>
      </w:r>
    </w:p>
    <w:p w14:paraId="36E2CBD6" w14:textId="77777777" w:rsidR="007500CD" w:rsidRPr="00B80189" w:rsidRDefault="007500CD" w:rsidP="00B80189">
      <w:pPr>
        <w:numPr>
          <w:ilvl w:val="0"/>
          <w:numId w:val="21"/>
        </w:numPr>
        <w:pBdr>
          <w:top w:val="nil"/>
          <w:left w:val="nil"/>
          <w:bottom w:val="nil"/>
          <w:right w:val="nil"/>
          <w:between w:val="nil"/>
        </w:pBdr>
        <w:shd w:val="clear" w:color="auto" w:fill="FFFFFF"/>
        <w:suppressAutoHyphens w:val="0"/>
        <w:spacing w:after="160" w:line="276" w:lineRule="auto"/>
        <w:ind w:left="1418" w:hanging="709"/>
        <w:jc w:val="both"/>
        <w:rPr>
          <w:rFonts w:eastAsia="Arial"/>
          <w:highlight w:val="white"/>
        </w:rPr>
      </w:pPr>
      <w:r w:rsidRPr="00B80189">
        <w:rPr>
          <w:rFonts w:eastAsia="Arial"/>
          <w:highlight w:val="white"/>
        </w:rPr>
        <w:t>Does not conflict in any material respect with any law or regulation or their constitutional documents or any document binding on them and that they have obtained all necessary consents for the performance by them of this MoU.</w:t>
      </w:r>
      <w:commentRangeEnd w:id="26"/>
      <w:r w:rsidR="004014DF" w:rsidRPr="00B80189">
        <w:rPr>
          <w:rStyle w:val="CommentReference"/>
          <w:rFonts w:eastAsia="Arial"/>
          <w:sz w:val="24"/>
          <w:szCs w:val="24"/>
          <w:highlight w:val="white"/>
        </w:rPr>
        <w:commentReference w:id="26"/>
      </w:r>
    </w:p>
    <w:p w14:paraId="1FE2A359" w14:textId="77777777" w:rsidR="007500CD" w:rsidRPr="00B80189" w:rsidRDefault="007500CD" w:rsidP="00B80189">
      <w:pPr>
        <w:shd w:val="clear" w:color="auto" w:fill="FFFFFF"/>
        <w:spacing w:line="276" w:lineRule="auto"/>
        <w:jc w:val="both"/>
        <w:rPr>
          <w:rFonts w:eastAsia="Arial"/>
          <w:highlight w:val="white"/>
        </w:rPr>
      </w:pPr>
      <w:r w:rsidRPr="00B80189">
        <w:rPr>
          <w:rFonts w:eastAsia="Arial"/>
          <w:highlight w:val="white"/>
        </w:rPr>
        <w:t>Each of the Parties warrants and undertakes that it (and any Person acting on its behalf) shall comply with all applicable laws while performing under this MoU.</w:t>
      </w:r>
    </w:p>
    <w:p w14:paraId="54A16226" w14:textId="3EE46917" w:rsidR="007500CD" w:rsidRDefault="007500CD" w:rsidP="00B80189">
      <w:pPr>
        <w:shd w:val="clear" w:color="auto" w:fill="FFFFFF"/>
        <w:spacing w:line="276" w:lineRule="auto"/>
        <w:jc w:val="both"/>
        <w:rPr>
          <w:rFonts w:eastAsia="Arial"/>
          <w:b/>
          <w:highlight w:val="white"/>
        </w:rPr>
      </w:pPr>
    </w:p>
    <w:p w14:paraId="5BA061C2" w14:textId="77777777" w:rsidR="00B80189" w:rsidRPr="00B80189" w:rsidRDefault="00B80189" w:rsidP="00B80189">
      <w:pPr>
        <w:shd w:val="clear" w:color="auto" w:fill="FFFFFF"/>
        <w:spacing w:line="276" w:lineRule="auto"/>
        <w:jc w:val="both"/>
        <w:rPr>
          <w:rFonts w:eastAsia="Arial"/>
          <w:b/>
          <w:highlight w:val="white"/>
        </w:rPr>
      </w:pPr>
    </w:p>
    <w:p w14:paraId="4E3F3D52" w14:textId="32D3377A" w:rsidR="007500CD" w:rsidRDefault="007500CD" w:rsidP="00B80189">
      <w:pPr>
        <w:shd w:val="clear" w:color="auto" w:fill="FFFFFF"/>
        <w:spacing w:line="276" w:lineRule="auto"/>
        <w:ind w:left="780"/>
        <w:jc w:val="center"/>
        <w:rPr>
          <w:rFonts w:eastAsia="Arial"/>
          <w:b/>
          <w:highlight w:val="white"/>
        </w:rPr>
      </w:pPr>
      <w:r w:rsidRPr="00B80189">
        <w:rPr>
          <w:rFonts w:eastAsia="Arial"/>
          <w:b/>
          <w:highlight w:val="white"/>
        </w:rPr>
        <w:t>ARTICLE-VII</w:t>
      </w:r>
      <w:r w:rsidRPr="00B80189">
        <w:rPr>
          <w:rFonts w:eastAsia="Arial"/>
          <w:b/>
        </w:rPr>
        <w:br/>
      </w:r>
      <w:r w:rsidRPr="00B80189">
        <w:rPr>
          <w:rFonts w:eastAsia="Arial"/>
          <w:b/>
          <w:highlight w:val="white"/>
        </w:rPr>
        <w:t>Representatives</w:t>
      </w:r>
    </w:p>
    <w:p w14:paraId="6C0421A7" w14:textId="77777777" w:rsidR="00B80189" w:rsidRPr="00B80189" w:rsidRDefault="00B80189" w:rsidP="00B80189">
      <w:pPr>
        <w:shd w:val="clear" w:color="auto" w:fill="FFFFFF"/>
        <w:spacing w:line="276" w:lineRule="auto"/>
        <w:ind w:left="780"/>
        <w:jc w:val="center"/>
        <w:rPr>
          <w:rFonts w:eastAsia="Arial"/>
          <w:b/>
          <w:highlight w:val="white"/>
        </w:rPr>
      </w:pPr>
    </w:p>
    <w:p w14:paraId="6CC87277" w14:textId="77777777" w:rsidR="00265E89" w:rsidRPr="00B80189" w:rsidRDefault="00265E89" w:rsidP="00B80189">
      <w:pPr>
        <w:shd w:val="clear" w:color="auto" w:fill="FFFFFF"/>
        <w:spacing w:line="276" w:lineRule="auto"/>
        <w:jc w:val="both"/>
        <w:rPr>
          <w:rFonts w:eastAsia="Arial"/>
          <w:highlight w:val="white"/>
        </w:rPr>
      </w:pPr>
      <w:r w:rsidRPr="00B80189">
        <w:rPr>
          <w:rFonts w:eastAsia="Arial"/>
          <w:highlight w:val="white"/>
        </w:rPr>
        <w:t>NRLM</w:t>
      </w:r>
      <w:r w:rsidR="007500CD" w:rsidRPr="00B80189">
        <w:rPr>
          <w:rFonts w:eastAsia="Arial"/>
          <w:highlight w:val="white"/>
        </w:rPr>
        <w:t xml:space="preserve"> hereby nominate the following representative(s) to interact with </w:t>
      </w:r>
      <w:commentRangeStart w:id="27"/>
      <w:r w:rsidR="007500CD" w:rsidRPr="00B80189">
        <w:rPr>
          <w:rFonts w:eastAsia="Arial"/>
          <w:highlight w:val="white"/>
        </w:rPr>
        <w:t xml:space="preserve">SBI </w:t>
      </w:r>
      <w:commentRangeEnd w:id="27"/>
      <w:r w:rsidR="004014DF" w:rsidRPr="00B80189">
        <w:rPr>
          <w:rStyle w:val="CommentReference"/>
          <w:rFonts w:eastAsia="Arial"/>
          <w:sz w:val="24"/>
          <w:szCs w:val="24"/>
          <w:highlight w:val="white"/>
        </w:rPr>
        <w:commentReference w:id="27"/>
      </w:r>
      <w:r w:rsidR="007500CD" w:rsidRPr="00B80189">
        <w:rPr>
          <w:rFonts w:eastAsia="Arial"/>
          <w:highlight w:val="white"/>
        </w:rPr>
        <w:t>to deal with the issues related to the initiatives stated in this MoU and generally in</w:t>
      </w:r>
      <w:r w:rsidR="007500CD" w:rsidRPr="00B80189">
        <w:rPr>
          <w:rFonts w:eastAsia="Arial"/>
        </w:rPr>
        <w:t xml:space="preserve"> </w:t>
      </w:r>
      <w:r w:rsidR="007500CD" w:rsidRPr="00B80189">
        <w:rPr>
          <w:rFonts w:eastAsia="Arial"/>
          <w:highlight w:val="white"/>
        </w:rPr>
        <w:t>relation to the Program</w:t>
      </w:r>
    </w:p>
    <w:p w14:paraId="6B2053BE" w14:textId="60DC42BA" w:rsidR="007500CD" w:rsidRPr="00B80189" w:rsidRDefault="007500CD" w:rsidP="00B80189">
      <w:pPr>
        <w:shd w:val="clear" w:color="auto" w:fill="FFFFFF"/>
        <w:spacing w:line="276" w:lineRule="auto"/>
        <w:jc w:val="both"/>
        <w:rPr>
          <w:rFonts w:eastAsia="Arial"/>
          <w:highlight w:val="white"/>
        </w:rPr>
      </w:pPr>
      <w:r w:rsidRPr="00B80189">
        <w:rPr>
          <w:rFonts w:eastAsia="Arial"/>
          <w:highlight w:val="white"/>
        </w:rPr>
        <w:t xml:space="preserve"> </w:t>
      </w:r>
    </w:p>
    <w:p w14:paraId="5239A1E0" w14:textId="1D90F9AD" w:rsidR="007500CD" w:rsidRPr="001F250C" w:rsidRDefault="001F250C" w:rsidP="00B80189">
      <w:pPr>
        <w:shd w:val="clear" w:color="auto" w:fill="FFFFFF"/>
        <w:spacing w:line="276" w:lineRule="auto"/>
        <w:jc w:val="both"/>
        <w:rPr>
          <w:rFonts w:eastAsia="Arial"/>
        </w:rPr>
      </w:pPr>
      <w:r>
        <w:rPr>
          <w:rFonts w:eastAsia="Arial"/>
        </w:rPr>
        <w:t xml:space="preserve">Director (RL), Department of Rural Development, Ministry of Rural Development, Government of India, New </w:t>
      </w:r>
      <w:r w:rsidR="000D3321">
        <w:rPr>
          <w:rFonts w:eastAsia="Arial"/>
        </w:rPr>
        <w:t>Delhi,</w:t>
      </w:r>
      <w:r w:rsidR="002E5CEF">
        <w:rPr>
          <w:rFonts w:eastAsia="Arial"/>
        </w:rPr>
        <w:t xml:space="preserve"> or any other official nominated by C</w:t>
      </w:r>
      <w:r w:rsidR="00B34963">
        <w:rPr>
          <w:rFonts w:eastAsia="Arial"/>
        </w:rPr>
        <w:t>E</w:t>
      </w:r>
      <w:r w:rsidR="002E5CEF">
        <w:rPr>
          <w:rFonts w:eastAsia="Arial"/>
        </w:rPr>
        <w:t>O, NRLPS.</w:t>
      </w:r>
    </w:p>
    <w:p w14:paraId="70856115" w14:textId="77777777" w:rsidR="00265E89" w:rsidRPr="001F250C" w:rsidRDefault="00265E89" w:rsidP="00B80189">
      <w:pPr>
        <w:shd w:val="clear" w:color="auto" w:fill="FFFFFF"/>
        <w:spacing w:line="276" w:lineRule="auto"/>
        <w:jc w:val="both"/>
        <w:rPr>
          <w:rFonts w:eastAsia="Arial"/>
          <w:highlight w:val="yellow"/>
        </w:rPr>
      </w:pPr>
      <w:bookmarkStart w:id="28" w:name="_gjdgxs" w:colFirst="0" w:colLast="0"/>
      <w:bookmarkEnd w:id="28"/>
    </w:p>
    <w:p w14:paraId="0803DFFA" w14:textId="007B383D" w:rsidR="007500CD" w:rsidRPr="00B80189" w:rsidRDefault="007716AB" w:rsidP="00B80189">
      <w:pPr>
        <w:shd w:val="clear" w:color="auto" w:fill="FFFFFF"/>
        <w:spacing w:line="276" w:lineRule="auto"/>
        <w:jc w:val="both"/>
        <w:rPr>
          <w:rFonts w:eastAsia="Arial"/>
          <w:highlight w:val="white"/>
        </w:rPr>
      </w:pPr>
      <w:r>
        <w:rPr>
          <w:rFonts w:eastAsia="Arial"/>
          <w:highlight w:val="white"/>
        </w:rPr>
        <w:t xml:space="preserve">BANK </w:t>
      </w:r>
      <w:r w:rsidR="007500CD" w:rsidRPr="00B80189">
        <w:rPr>
          <w:rFonts w:eastAsia="Arial"/>
          <w:highlight w:val="white"/>
        </w:rPr>
        <w:t xml:space="preserve">hereby nominate the following representative(s) to interact with </w:t>
      </w:r>
      <w:r w:rsidR="00265E89" w:rsidRPr="00B80189">
        <w:rPr>
          <w:rFonts w:eastAsia="Arial"/>
          <w:highlight w:val="white"/>
        </w:rPr>
        <w:t>NRLM</w:t>
      </w:r>
      <w:r w:rsidR="007500CD" w:rsidRPr="00B80189">
        <w:rPr>
          <w:rFonts w:eastAsia="Arial"/>
          <w:highlight w:val="white"/>
        </w:rPr>
        <w:t xml:space="preserve"> to deal with the issues related to the initiatives stated in this MoU and generally in</w:t>
      </w:r>
      <w:r w:rsidR="007500CD" w:rsidRPr="00B80189">
        <w:rPr>
          <w:rFonts w:eastAsia="Arial"/>
        </w:rPr>
        <w:t xml:space="preserve"> </w:t>
      </w:r>
      <w:r w:rsidR="007500CD" w:rsidRPr="00B80189">
        <w:rPr>
          <w:rFonts w:eastAsia="Arial"/>
          <w:highlight w:val="white"/>
        </w:rPr>
        <w:t xml:space="preserve">relation to the Program. </w:t>
      </w:r>
    </w:p>
    <w:p w14:paraId="6AF9FB82" w14:textId="77777777" w:rsidR="00265E89" w:rsidRPr="00B80189" w:rsidRDefault="00265E89" w:rsidP="00B80189">
      <w:pPr>
        <w:shd w:val="clear" w:color="auto" w:fill="FFFFFF"/>
        <w:spacing w:line="276" w:lineRule="auto"/>
        <w:jc w:val="both"/>
        <w:rPr>
          <w:rFonts w:eastAsia="Arial"/>
          <w:highlight w:val="white"/>
        </w:rPr>
      </w:pPr>
      <w:commentRangeStart w:id="29"/>
    </w:p>
    <w:p w14:paraId="17B425E2" w14:textId="2FCC06BC" w:rsidR="007500CD" w:rsidRPr="00B80189" w:rsidRDefault="007716AB" w:rsidP="00B80189">
      <w:pPr>
        <w:shd w:val="clear" w:color="auto" w:fill="FFFFFF"/>
        <w:spacing w:line="276" w:lineRule="auto"/>
        <w:jc w:val="both"/>
        <w:rPr>
          <w:rFonts w:eastAsia="Arial"/>
          <w:highlight w:val="white"/>
        </w:rPr>
      </w:pPr>
      <w:r>
        <w:rPr>
          <w:rFonts w:eastAsia="Arial"/>
          <w:highlight w:val="white"/>
        </w:rPr>
        <w:t>------------------------------------------------------</w:t>
      </w:r>
      <w:r w:rsidR="007500CD" w:rsidRPr="00B80189">
        <w:rPr>
          <w:rFonts w:eastAsia="Arial"/>
          <w:highlight w:val="white"/>
        </w:rPr>
        <w:t>.</w:t>
      </w:r>
      <w:commentRangeEnd w:id="29"/>
      <w:r w:rsidR="004014DF" w:rsidRPr="00B80189">
        <w:rPr>
          <w:rStyle w:val="CommentReference"/>
          <w:rFonts w:eastAsia="Arial"/>
          <w:sz w:val="24"/>
          <w:szCs w:val="24"/>
          <w:highlight w:val="white"/>
        </w:rPr>
        <w:commentReference w:id="29"/>
      </w:r>
    </w:p>
    <w:p w14:paraId="751DFB15" w14:textId="77777777" w:rsidR="007500CD" w:rsidRPr="00B80189" w:rsidRDefault="007500CD" w:rsidP="00B80189">
      <w:pPr>
        <w:shd w:val="clear" w:color="auto" w:fill="FFFFFF"/>
        <w:spacing w:line="276" w:lineRule="auto"/>
        <w:jc w:val="both"/>
        <w:rPr>
          <w:rFonts w:eastAsia="Arial"/>
          <w:highlight w:val="white"/>
        </w:rPr>
      </w:pPr>
      <w:r w:rsidRPr="00B80189">
        <w:rPr>
          <w:rFonts w:eastAsia="Arial"/>
        </w:rPr>
        <w:br/>
      </w:r>
      <w:r w:rsidRPr="00B80189">
        <w:rPr>
          <w:rFonts w:eastAsia="Arial"/>
          <w:highlight w:val="white"/>
        </w:rPr>
        <w:t>Each Party may change and/or nominate additional representatives as it may deem necessary subject to intimation in writing to the other Party.</w:t>
      </w:r>
    </w:p>
    <w:p w14:paraId="1A36465F" w14:textId="77777777" w:rsidR="007500CD" w:rsidRPr="00B80189" w:rsidRDefault="007500CD" w:rsidP="00B80189">
      <w:pPr>
        <w:shd w:val="clear" w:color="auto" w:fill="FFFFFF"/>
        <w:spacing w:line="276" w:lineRule="auto"/>
        <w:ind w:left="780"/>
        <w:jc w:val="center"/>
        <w:rPr>
          <w:rFonts w:eastAsia="Arial"/>
          <w:b/>
          <w:highlight w:val="white"/>
        </w:rPr>
      </w:pPr>
      <w:r w:rsidRPr="00B80189">
        <w:rPr>
          <w:rFonts w:eastAsia="Arial"/>
        </w:rPr>
        <w:br/>
      </w:r>
      <w:r w:rsidRPr="00B80189">
        <w:rPr>
          <w:rFonts w:eastAsia="Arial"/>
          <w:b/>
          <w:highlight w:val="white"/>
        </w:rPr>
        <w:t>ARTICLE-VIII</w:t>
      </w:r>
      <w:r w:rsidRPr="00B80189">
        <w:rPr>
          <w:rFonts w:eastAsia="Arial"/>
          <w:b/>
        </w:rPr>
        <w:br/>
      </w:r>
      <w:r w:rsidRPr="00B80189">
        <w:rPr>
          <w:rFonts w:eastAsia="Arial"/>
          <w:b/>
          <w:highlight w:val="white"/>
        </w:rPr>
        <w:t>Validity/Termination</w:t>
      </w:r>
    </w:p>
    <w:p w14:paraId="2F367A29" w14:textId="3F1D1FAE" w:rsidR="007500CD" w:rsidRPr="00B80189" w:rsidRDefault="007500CD" w:rsidP="00B80189">
      <w:pPr>
        <w:shd w:val="clear" w:color="auto" w:fill="FFFFFF"/>
        <w:spacing w:line="276" w:lineRule="auto"/>
        <w:jc w:val="both"/>
        <w:rPr>
          <w:rFonts w:eastAsia="Arial"/>
          <w:highlight w:val="white"/>
        </w:rPr>
      </w:pPr>
      <w:r w:rsidRPr="00B80189">
        <w:rPr>
          <w:rFonts w:eastAsia="Arial"/>
        </w:rPr>
        <w:lastRenderedPageBreak/>
        <w:br/>
      </w:r>
      <w:r w:rsidRPr="00B80189">
        <w:rPr>
          <w:rFonts w:eastAsia="Arial"/>
          <w:highlight w:val="white"/>
        </w:rPr>
        <w:t xml:space="preserve">This MoU shall come into effect from the date of signing of this MoU </w:t>
      </w:r>
      <w:del w:id="30" w:author="Rishika Singh     /LWBG/IBANK/DLI" w:date="2026-06-09T12:55:00Z" w16du:dateUtc="2026-06-09T07:25:00Z">
        <w:r w:rsidRPr="00B80189" w:rsidDel="004014DF">
          <w:rPr>
            <w:rFonts w:eastAsia="Arial"/>
            <w:highlight w:val="white"/>
          </w:rPr>
          <w:delText xml:space="preserve">all of the parties </w:delText>
        </w:r>
      </w:del>
      <w:r w:rsidRPr="00B80189">
        <w:rPr>
          <w:rFonts w:eastAsia="Arial"/>
          <w:highlight w:val="white"/>
        </w:rPr>
        <w:t>and</w:t>
      </w:r>
      <w:r w:rsidRPr="00B80189">
        <w:rPr>
          <w:rFonts w:eastAsia="Arial"/>
        </w:rPr>
        <w:t xml:space="preserve"> </w:t>
      </w:r>
      <w:ins w:id="31" w:author="Rishika Singh     /LWBG/IBANK/DLI" w:date="2026-06-09T12:55:00Z" w16du:dateUtc="2026-06-09T07:25:00Z">
        <w:r w:rsidR="004014DF">
          <w:rPr>
            <w:rFonts w:eastAsia="Arial"/>
          </w:rPr>
          <w:t xml:space="preserve">shall </w:t>
        </w:r>
      </w:ins>
      <w:r w:rsidRPr="00B80189">
        <w:rPr>
          <w:rFonts w:eastAsia="Arial"/>
          <w:highlight w:val="white"/>
        </w:rPr>
        <w:t xml:space="preserve">be valid </w:t>
      </w:r>
      <w:r w:rsidR="000D3321" w:rsidRPr="00B80189">
        <w:rPr>
          <w:rFonts w:eastAsia="Arial"/>
          <w:highlight w:val="white"/>
        </w:rPr>
        <w:t>for 2</w:t>
      </w:r>
      <w:r w:rsidRPr="00B80189">
        <w:rPr>
          <w:rFonts w:eastAsia="Arial"/>
          <w:highlight w:val="white"/>
        </w:rPr>
        <w:t xml:space="preserve"> years, and is open for renewal and mutual periodic revisions, based on</w:t>
      </w:r>
      <w:r w:rsidRPr="00B80189">
        <w:rPr>
          <w:rFonts w:eastAsia="Arial"/>
        </w:rPr>
        <w:t xml:space="preserve"> </w:t>
      </w:r>
      <w:r w:rsidRPr="00B80189">
        <w:rPr>
          <w:rFonts w:eastAsia="Arial"/>
          <w:highlight w:val="white"/>
        </w:rPr>
        <w:t>consensus among the parties which shall be reduced in-to writing.</w:t>
      </w:r>
    </w:p>
    <w:p w14:paraId="6A4510B0" w14:textId="77777777" w:rsidR="00265E89" w:rsidRPr="00B80189" w:rsidRDefault="00265E89" w:rsidP="00B80189">
      <w:pPr>
        <w:shd w:val="clear" w:color="auto" w:fill="FFFFFF"/>
        <w:spacing w:line="276" w:lineRule="auto"/>
        <w:jc w:val="both"/>
        <w:rPr>
          <w:rFonts w:eastAsia="Arial"/>
          <w:highlight w:val="white"/>
        </w:rPr>
      </w:pPr>
    </w:p>
    <w:p w14:paraId="57F953F4" w14:textId="28F53CF0" w:rsidR="007500CD" w:rsidRPr="00B80189" w:rsidRDefault="007500CD" w:rsidP="00B80189">
      <w:pPr>
        <w:shd w:val="clear" w:color="auto" w:fill="FFFFFF"/>
        <w:spacing w:line="276" w:lineRule="auto"/>
        <w:jc w:val="both"/>
        <w:rPr>
          <w:rFonts w:eastAsia="Arial"/>
          <w:highlight w:val="white"/>
        </w:rPr>
      </w:pPr>
      <w:r w:rsidRPr="00B80189">
        <w:rPr>
          <w:rFonts w:eastAsia="Arial"/>
          <w:highlight w:val="white"/>
        </w:rPr>
        <w:t>The MoU can be terminated by either party after giving one month's notice to the other</w:t>
      </w:r>
      <w:r w:rsidRPr="00B80189">
        <w:rPr>
          <w:rFonts w:eastAsia="Arial"/>
        </w:rPr>
        <w:t xml:space="preserve"> </w:t>
      </w:r>
      <w:r w:rsidRPr="00B80189">
        <w:rPr>
          <w:rFonts w:eastAsia="Arial"/>
          <w:highlight w:val="white"/>
        </w:rPr>
        <w:t>parties. In the event a notice of termination is served by either of the Parties, the parties shall</w:t>
      </w:r>
      <w:r w:rsidRPr="00B80189">
        <w:rPr>
          <w:rFonts w:eastAsia="Arial"/>
        </w:rPr>
        <w:t xml:space="preserve"> </w:t>
      </w:r>
      <w:r w:rsidRPr="00B80189">
        <w:rPr>
          <w:rFonts w:eastAsia="Arial"/>
          <w:highlight w:val="white"/>
        </w:rPr>
        <w:t xml:space="preserve">make </w:t>
      </w:r>
      <w:r w:rsidR="00265E89" w:rsidRPr="00B80189">
        <w:rPr>
          <w:rFonts w:eastAsia="Arial"/>
          <w:highlight w:val="white"/>
        </w:rPr>
        <w:t>endeavor</w:t>
      </w:r>
      <w:r w:rsidRPr="00B80189">
        <w:rPr>
          <w:rFonts w:eastAsia="Arial"/>
          <w:highlight w:val="white"/>
        </w:rPr>
        <w:t xml:space="preserve"> to fulfil commitments already agreed upon in the best feasible manner.</w:t>
      </w:r>
    </w:p>
    <w:p w14:paraId="50CD37FB" w14:textId="74F1D27F" w:rsidR="00265E89" w:rsidRPr="00B80189" w:rsidRDefault="007500CD" w:rsidP="00B80189">
      <w:pPr>
        <w:shd w:val="clear" w:color="auto" w:fill="FFFFFF"/>
        <w:spacing w:line="276" w:lineRule="auto"/>
        <w:jc w:val="both"/>
        <w:rPr>
          <w:rFonts w:eastAsia="Arial"/>
          <w:highlight w:val="white"/>
        </w:rPr>
      </w:pPr>
      <w:r w:rsidRPr="00B80189">
        <w:rPr>
          <w:rFonts w:eastAsia="Arial"/>
        </w:rPr>
        <w:br/>
      </w:r>
      <w:r w:rsidRPr="00B80189">
        <w:rPr>
          <w:rFonts w:eastAsia="Arial"/>
          <w:highlight w:val="white"/>
        </w:rPr>
        <w:t>This MoU constitutes the entire understanding among the parties hereto. Except as</w:t>
      </w:r>
      <w:r w:rsidRPr="00B80189">
        <w:rPr>
          <w:rFonts w:eastAsia="Arial"/>
        </w:rPr>
        <w:t xml:space="preserve"> </w:t>
      </w:r>
      <w:r w:rsidRPr="00B80189">
        <w:rPr>
          <w:rFonts w:eastAsia="Arial"/>
          <w:highlight w:val="white"/>
        </w:rPr>
        <w:t>otherwise provided herein, no addition, amendment to or modification of this MoU shall be</w:t>
      </w:r>
      <w:r w:rsidRPr="00B80189">
        <w:rPr>
          <w:rFonts w:eastAsia="Arial"/>
        </w:rPr>
        <w:t xml:space="preserve"> </w:t>
      </w:r>
      <w:r w:rsidR="000D3321" w:rsidRPr="00B80189">
        <w:rPr>
          <w:rFonts w:eastAsia="Arial"/>
          <w:highlight w:val="white"/>
        </w:rPr>
        <w:t>affected</w:t>
      </w:r>
      <w:r w:rsidRPr="00B80189">
        <w:rPr>
          <w:rFonts w:eastAsia="Arial"/>
          <w:highlight w:val="white"/>
        </w:rPr>
        <w:t xml:space="preserve"> unless it is in writing and signed by and on behalf of all the parties by their</w:t>
      </w:r>
      <w:r w:rsidRPr="00B80189">
        <w:rPr>
          <w:rFonts w:eastAsia="Arial"/>
        </w:rPr>
        <w:t xml:space="preserve"> </w:t>
      </w:r>
      <w:r w:rsidRPr="00B80189">
        <w:rPr>
          <w:rFonts w:eastAsia="Arial"/>
          <w:highlight w:val="white"/>
        </w:rPr>
        <w:t>respective authorized signatories.</w:t>
      </w:r>
      <w:r w:rsidR="00265E89" w:rsidRPr="00B80189">
        <w:rPr>
          <w:rFonts w:eastAsia="Arial"/>
          <w:highlight w:val="white"/>
        </w:rPr>
        <w:t xml:space="preserve">  Neither Party shall assign any rights, duties, or obligations under this Agreement to any other Party, without the written prior permission of the other Party.</w:t>
      </w:r>
    </w:p>
    <w:p w14:paraId="34A7E737" w14:textId="77777777" w:rsidR="00265E89" w:rsidRPr="00B80189" w:rsidRDefault="00265E89" w:rsidP="00B80189">
      <w:pPr>
        <w:shd w:val="clear" w:color="auto" w:fill="FFFFFF"/>
        <w:spacing w:line="276" w:lineRule="auto"/>
        <w:jc w:val="both"/>
        <w:rPr>
          <w:rFonts w:eastAsia="Arial"/>
          <w:highlight w:val="white"/>
        </w:rPr>
      </w:pPr>
    </w:p>
    <w:p w14:paraId="3DE427FE" w14:textId="6DFC1BCD" w:rsidR="007500CD" w:rsidRPr="00B80189" w:rsidDel="004014DF" w:rsidRDefault="007500CD" w:rsidP="00B80189">
      <w:pPr>
        <w:pStyle w:val="BodyText"/>
        <w:spacing w:line="276" w:lineRule="auto"/>
        <w:rPr>
          <w:del w:id="32" w:author="Rishika Singh     /LWBG/IBANK/DLI" w:date="2026-06-09T12:57:00Z" w16du:dateUtc="2026-06-09T07:27:00Z"/>
          <w:rFonts w:eastAsia="Arial"/>
          <w:highlight w:val="white"/>
        </w:rPr>
      </w:pPr>
      <w:commentRangeStart w:id="33"/>
      <w:del w:id="34" w:author="Rishika Singh     /LWBG/IBANK/DLI" w:date="2026-06-09T12:57:00Z" w16du:dateUtc="2026-06-09T07:27:00Z">
        <w:r w:rsidRPr="00B80189" w:rsidDel="004014DF">
          <w:rPr>
            <w:rFonts w:eastAsia="Arial"/>
            <w:highlight w:val="white"/>
          </w:rPr>
          <w:delText xml:space="preserve">Any dispute arising out of this MoU will be settled by mutual negotiations among the two parties. </w:delText>
        </w:r>
      </w:del>
      <w:commentRangeEnd w:id="33"/>
      <w:r w:rsidR="004014DF" w:rsidRPr="00B80189">
        <w:rPr>
          <w:rStyle w:val="CommentReference"/>
          <w:rFonts w:eastAsia="Arial"/>
          <w:sz w:val="24"/>
          <w:szCs w:val="24"/>
          <w:highlight w:val="white"/>
        </w:rPr>
        <w:commentReference w:id="33"/>
      </w:r>
    </w:p>
    <w:p w14:paraId="74DF090C" w14:textId="77777777" w:rsidR="007500CD" w:rsidRPr="00B80189" w:rsidRDefault="007500CD" w:rsidP="00B80189">
      <w:pPr>
        <w:shd w:val="clear" w:color="auto" w:fill="FFFFFF"/>
        <w:spacing w:line="276" w:lineRule="auto"/>
        <w:ind w:left="780"/>
        <w:jc w:val="center"/>
        <w:rPr>
          <w:rFonts w:eastAsia="Arial"/>
          <w:b/>
        </w:rPr>
      </w:pPr>
      <w:r w:rsidRPr="00B80189">
        <w:rPr>
          <w:rFonts w:eastAsia="Arial"/>
          <w:b/>
          <w:highlight w:val="white"/>
        </w:rPr>
        <w:t>ARTICLE-IX</w:t>
      </w:r>
    </w:p>
    <w:p w14:paraId="2B6B0008" w14:textId="77777777" w:rsidR="007500CD" w:rsidRPr="00B80189" w:rsidRDefault="007500CD" w:rsidP="00B80189">
      <w:pPr>
        <w:shd w:val="clear" w:color="auto" w:fill="FFFFFF"/>
        <w:spacing w:line="276" w:lineRule="auto"/>
        <w:ind w:left="780"/>
        <w:jc w:val="center"/>
        <w:rPr>
          <w:rFonts w:eastAsia="Arial"/>
          <w:b/>
          <w:highlight w:val="white"/>
        </w:rPr>
      </w:pPr>
      <w:r w:rsidRPr="00B80189">
        <w:rPr>
          <w:rFonts w:eastAsia="Arial"/>
          <w:b/>
          <w:highlight w:val="white"/>
        </w:rPr>
        <w:t>Relationship</w:t>
      </w:r>
    </w:p>
    <w:p w14:paraId="42ECF152" w14:textId="4057DAB5" w:rsidR="007500CD" w:rsidRPr="00B80189" w:rsidRDefault="007500CD" w:rsidP="00B80189">
      <w:pPr>
        <w:shd w:val="clear" w:color="auto" w:fill="FFFFFF"/>
        <w:spacing w:line="276" w:lineRule="auto"/>
        <w:jc w:val="both"/>
        <w:rPr>
          <w:rFonts w:eastAsia="Arial"/>
        </w:rPr>
      </w:pPr>
      <w:r w:rsidRPr="00B80189">
        <w:rPr>
          <w:rFonts w:eastAsia="Arial"/>
          <w:highlight w:val="white"/>
        </w:rPr>
        <w:t xml:space="preserve">This MoU is on a principal-to-principal non-exclusive basis between the Parties hereto. Nothing contained herein shall be deemed to create any association, partnership, joint venture or relationship of principal and agent or master and servant or employer and employee among the Parties hereto or any affiliates thereof or to provide either Party with the right, </w:t>
      </w:r>
      <w:r w:rsidR="000D3321" w:rsidRPr="00B80189">
        <w:rPr>
          <w:rFonts w:eastAsia="Arial"/>
          <w:highlight w:val="white"/>
        </w:rPr>
        <w:t>power,</w:t>
      </w:r>
      <w:r w:rsidRPr="00B80189">
        <w:rPr>
          <w:rFonts w:eastAsia="Arial"/>
          <w:highlight w:val="white"/>
        </w:rPr>
        <w:t xml:space="preserve"> or authority, whether express or implied to create any such duty or obligation on behalf of the other Party. Nothing in this MoU obligates </w:t>
      </w:r>
      <w:r w:rsidR="00265E89" w:rsidRPr="00B80189">
        <w:rPr>
          <w:rFonts w:eastAsia="Arial"/>
          <w:highlight w:val="white"/>
        </w:rPr>
        <w:t>NRLM</w:t>
      </w:r>
      <w:r w:rsidRPr="00B80189">
        <w:rPr>
          <w:rFonts w:eastAsia="Arial"/>
          <w:highlight w:val="white"/>
        </w:rPr>
        <w:t xml:space="preserve">, </w:t>
      </w:r>
      <w:r w:rsidR="007716AB">
        <w:rPr>
          <w:rFonts w:eastAsia="Arial"/>
          <w:highlight w:val="white"/>
        </w:rPr>
        <w:t>BANK</w:t>
      </w:r>
      <w:r w:rsidRPr="00B80189">
        <w:rPr>
          <w:rFonts w:eastAsia="Arial"/>
          <w:highlight w:val="white"/>
        </w:rPr>
        <w:t xml:space="preserve"> to spend a specific sum of money on any specific activity.</w:t>
      </w:r>
    </w:p>
    <w:p w14:paraId="79322DDA" w14:textId="77777777" w:rsidR="007500CD" w:rsidRPr="00B80189" w:rsidRDefault="007500CD" w:rsidP="00B80189">
      <w:pPr>
        <w:shd w:val="clear" w:color="auto" w:fill="FFFFFF"/>
        <w:spacing w:line="276" w:lineRule="auto"/>
        <w:ind w:left="780"/>
        <w:jc w:val="center"/>
        <w:rPr>
          <w:rFonts w:eastAsia="Arial"/>
          <w:b/>
        </w:rPr>
      </w:pPr>
      <w:r w:rsidRPr="00B80189">
        <w:rPr>
          <w:rFonts w:eastAsia="Arial"/>
          <w:b/>
          <w:highlight w:val="white"/>
        </w:rPr>
        <w:t>ARTICLE-X</w:t>
      </w:r>
    </w:p>
    <w:p w14:paraId="1516091F" w14:textId="77777777" w:rsidR="007500CD" w:rsidRPr="00B80189" w:rsidRDefault="007500CD" w:rsidP="00B80189">
      <w:pPr>
        <w:shd w:val="clear" w:color="auto" w:fill="FFFFFF"/>
        <w:spacing w:line="276" w:lineRule="auto"/>
        <w:ind w:left="780"/>
        <w:jc w:val="center"/>
        <w:rPr>
          <w:rFonts w:eastAsia="Arial"/>
          <w:b/>
          <w:bCs/>
        </w:rPr>
      </w:pPr>
      <w:r w:rsidRPr="00B80189">
        <w:rPr>
          <w:rFonts w:eastAsia="Arial"/>
          <w:b/>
          <w:bCs/>
        </w:rPr>
        <w:t>Dispute Resolution</w:t>
      </w:r>
    </w:p>
    <w:p w14:paraId="0968A6BC" w14:textId="288B1596" w:rsidR="007500CD" w:rsidRPr="00B80189" w:rsidRDefault="007500CD" w:rsidP="00B80189">
      <w:pPr>
        <w:shd w:val="clear" w:color="auto" w:fill="FFFFFF"/>
        <w:spacing w:line="276" w:lineRule="auto"/>
        <w:jc w:val="both"/>
        <w:rPr>
          <w:rFonts w:eastAsia="Arial"/>
          <w:highlight w:val="white"/>
        </w:rPr>
      </w:pPr>
      <w:commentRangeStart w:id="35"/>
      <w:r w:rsidRPr="00B80189">
        <w:rPr>
          <w:rFonts w:eastAsia="Arial"/>
          <w:highlight w:val="white"/>
        </w:rPr>
        <w:t xml:space="preserve">This MoU shall be interpreted, </w:t>
      </w:r>
      <w:r w:rsidR="00265E89" w:rsidRPr="00B80189">
        <w:rPr>
          <w:rFonts w:eastAsia="Arial"/>
          <w:highlight w:val="white"/>
        </w:rPr>
        <w:t>construed,</w:t>
      </w:r>
      <w:r w:rsidRPr="00B80189">
        <w:rPr>
          <w:rFonts w:eastAsia="Arial"/>
          <w:highlight w:val="white"/>
        </w:rPr>
        <w:t xml:space="preserve"> and enforced in accordance with the laws of India. The parties shall use their best efforts to settle amicably all dispute(s) arising out of or in connection with the MoU. </w:t>
      </w:r>
      <w:r w:rsidRPr="00B80189">
        <w:t xml:space="preserve"> </w:t>
      </w:r>
      <w:r w:rsidRPr="00B80189">
        <w:rPr>
          <w:rFonts w:eastAsia="Arial"/>
          <w:highlight w:val="white"/>
        </w:rPr>
        <w:t xml:space="preserve">In the event </w:t>
      </w:r>
      <w:r w:rsidR="000D3321" w:rsidRPr="00B80189">
        <w:rPr>
          <w:rFonts w:eastAsia="Arial"/>
          <w:highlight w:val="white"/>
        </w:rPr>
        <w:t>the dispute</w:t>
      </w:r>
      <w:r w:rsidRPr="00B80189">
        <w:rPr>
          <w:rFonts w:eastAsia="Arial"/>
          <w:highlight w:val="white"/>
        </w:rPr>
        <w:t xml:space="preserve"> is not </w:t>
      </w:r>
      <w:r w:rsidR="000D3321" w:rsidRPr="00B80189">
        <w:rPr>
          <w:rFonts w:eastAsia="Arial"/>
          <w:highlight w:val="white"/>
        </w:rPr>
        <w:t>settled between</w:t>
      </w:r>
      <w:r w:rsidRPr="00B80189">
        <w:rPr>
          <w:rFonts w:eastAsia="Arial"/>
          <w:highlight w:val="white"/>
        </w:rPr>
        <w:t xml:space="preserve"> </w:t>
      </w:r>
      <w:r w:rsidR="007716AB">
        <w:rPr>
          <w:rFonts w:eastAsia="Arial"/>
          <w:highlight w:val="white"/>
        </w:rPr>
        <w:t>Bank</w:t>
      </w:r>
      <w:r w:rsidRPr="00B80189">
        <w:rPr>
          <w:rFonts w:eastAsia="Arial"/>
          <w:highlight w:val="white"/>
        </w:rPr>
        <w:t xml:space="preserve"> and </w:t>
      </w:r>
      <w:r w:rsidR="00265E89" w:rsidRPr="00B80189">
        <w:rPr>
          <w:rFonts w:eastAsia="Arial"/>
          <w:highlight w:val="white"/>
        </w:rPr>
        <w:t>NRLM</w:t>
      </w:r>
      <w:r w:rsidRPr="00B80189">
        <w:rPr>
          <w:rFonts w:eastAsia="Arial"/>
          <w:highlight w:val="white"/>
        </w:rPr>
        <w:t xml:space="preserve"> within 15 </w:t>
      </w:r>
      <w:r w:rsidR="000D3321" w:rsidRPr="00B80189">
        <w:rPr>
          <w:rFonts w:eastAsia="Arial"/>
          <w:highlight w:val="white"/>
        </w:rPr>
        <w:t>days pertaining</w:t>
      </w:r>
      <w:r w:rsidRPr="00B80189">
        <w:rPr>
          <w:rFonts w:eastAsia="Arial"/>
          <w:highlight w:val="white"/>
        </w:rPr>
        <w:t xml:space="preserve"> to this MOU then the Courts of </w:t>
      </w:r>
      <w:r w:rsidR="00265E89" w:rsidRPr="00B80189">
        <w:rPr>
          <w:rFonts w:eastAsia="Arial"/>
          <w:highlight w:val="white"/>
        </w:rPr>
        <w:t>Mumbai</w:t>
      </w:r>
      <w:r w:rsidRPr="00B80189">
        <w:rPr>
          <w:rFonts w:eastAsia="Arial"/>
          <w:highlight w:val="white"/>
        </w:rPr>
        <w:t xml:space="preserve"> shall have the exclusive jurisdiction to adjudicate upon any or all disputes arising out of or in connection with this MOU.</w:t>
      </w:r>
      <w:commentRangeEnd w:id="35"/>
      <w:r w:rsidR="004014DF" w:rsidRPr="00B80189">
        <w:rPr>
          <w:rStyle w:val="CommentReference"/>
          <w:rFonts w:eastAsia="Arial"/>
          <w:sz w:val="24"/>
          <w:szCs w:val="24"/>
          <w:highlight w:val="white"/>
        </w:rPr>
        <w:commentReference w:id="35"/>
      </w:r>
    </w:p>
    <w:p w14:paraId="0ED11DD1" w14:textId="77777777" w:rsidR="007500CD" w:rsidRPr="00B80189" w:rsidRDefault="007500CD" w:rsidP="00B80189">
      <w:pPr>
        <w:shd w:val="clear" w:color="auto" w:fill="FFFFFF"/>
        <w:spacing w:line="276" w:lineRule="auto"/>
        <w:ind w:left="780"/>
        <w:jc w:val="both"/>
        <w:rPr>
          <w:rFonts w:eastAsia="Arial"/>
          <w:highlight w:val="white"/>
        </w:rPr>
      </w:pPr>
      <w:r w:rsidRPr="00B80189">
        <w:rPr>
          <w:rFonts w:eastAsia="Arial"/>
          <w:highlight w:val="white"/>
        </w:rPr>
        <w:t xml:space="preserve"> </w:t>
      </w:r>
    </w:p>
    <w:p w14:paraId="07719227" w14:textId="77777777" w:rsidR="007500CD" w:rsidRPr="00B80189" w:rsidRDefault="007500CD" w:rsidP="00B80189">
      <w:pPr>
        <w:shd w:val="clear" w:color="auto" w:fill="FFFFFF"/>
        <w:spacing w:line="276" w:lineRule="auto"/>
        <w:ind w:left="780"/>
        <w:jc w:val="center"/>
        <w:rPr>
          <w:rFonts w:eastAsia="Arial"/>
          <w:b/>
        </w:rPr>
      </w:pPr>
      <w:r w:rsidRPr="00B80189">
        <w:rPr>
          <w:rFonts w:eastAsia="Arial"/>
          <w:b/>
          <w:highlight w:val="white"/>
        </w:rPr>
        <w:t>ARTICLE-XI</w:t>
      </w:r>
    </w:p>
    <w:p w14:paraId="2B0090A0" w14:textId="77777777" w:rsidR="007500CD" w:rsidRPr="00B80189" w:rsidRDefault="007500CD" w:rsidP="00B80189">
      <w:pPr>
        <w:shd w:val="clear" w:color="auto" w:fill="FFFFFF"/>
        <w:spacing w:line="276" w:lineRule="auto"/>
        <w:ind w:left="780"/>
        <w:jc w:val="center"/>
        <w:rPr>
          <w:rFonts w:eastAsia="Arial"/>
          <w:b/>
          <w:highlight w:val="white"/>
        </w:rPr>
      </w:pPr>
      <w:r w:rsidRPr="00B80189">
        <w:rPr>
          <w:rFonts w:eastAsia="Arial"/>
          <w:b/>
          <w:highlight w:val="white"/>
        </w:rPr>
        <w:t>Counterparts</w:t>
      </w:r>
    </w:p>
    <w:p w14:paraId="4CCA1327" w14:textId="624D4BFD" w:rsidR="000F52E5" w:rsidRDefault="007500CD" w:rsidP="006C67F2">
      <w:pPr>
        <w:shd w:val="clear" w:color="auto" w:fill="FFFFFF"/>
        <w:spacing w:line="276" w:lineRule="auto"/>
        <w:rPr>
          <w:rFonts w:eastAsia="Arial"/>
          <w:b/>
          <w:highlight w:val="white"/>
        </w:rPr>
      </w:pPr>
      <w:r w:rsidRPr="00B80189">
        <w:rPr>
          <w:rFonts w:eastAsia="Arial"/>
        </w:rPr>
        <w:br/>
      </w:r>
      <w:r w:rsidRPr="00B80189">
        <w:rPr>
          <w:rFonts w:eastAsia="Arial"/>
          <w:highlight w:val="white"/>
        </w:rPr>
        <w:t>This MoU may be executed in counterparts, each of which shall be deemed an original, but</w:t>
      </w:r>
      <w:r w:rsidRPr="00B80189">
        <w:rPr>
          <w:rFonts w:eastAsia="Arial"/>
        </w:rPr>
        <w:t xml:space="preserve"> </w:t>
      </w:r>
      <w:r w:rsidRPr="00B80189">
        <w:rPr>
          <w:rFonts w:eastAsia="Arial"/>
          <w:highlight w:val="white"/>
        </w:rPr>
        <w:t>all of which together shall constitute one and the same MoU.</w:t>
      </w:r>
    </w:p>
    <w:p w14:paraId="5FEAE846" w14:textId="77777777" w:rsidR="000F52E5" w:rsidRDefault="000F52E5" w:rsidP="00B80189">
      <w:pPr>
        <w:shd w:val="clear" w:color="auto" w:fill="FFFFFF"/>
        <w:spacing w:line="276" w:lineRule="auto"/>
        <w:ind w:left="780"/>
        <w:jc w:val="center"/>
        <w:rPr>
          <w:rFonts w:eastAsia="Arial"/>
          <w:b/>
          <w:highlight w:val="white"/>
        </w:rPr>
      </w:pPr>
    </w:p>
    <w:p w14:paraId="581F123C" w14:textId="7F4D9F73" w:rsidR="007500CD" w:rsidRPr="00B80189" w:rsidRDefault="007500CD" w:rsidP="00B80189">
      <w:pPr>
        <w:shd w:val="clear" w:color="auto" w:fill="FFFFFF"/>
        <w:spacing w:line="276" w:lineRule="auto"/>
        <w:ind w:left="780"/>
        <w:jc w:val="center"/>
        <w:rPr>
          <w:rFonts w:eastAsia="Arial"/>
        </w:rPr>
      </w:pPr>
      <w:r w:rsidRPr="00B80189">
        <w:rPr>
          <w:rFonts w:eastAsia="Arial"/>
          <w:b/>
          <w:highlight w:val="white"/>
        </w:rPr>
        <w:t>ARTICLE-XII</w:t>
      </w:r>
    </w:p>
    <w:p w14:paraId="3B0B7FAF" w14:textId="5218BC2F" w:rsidR="007500CD" w:rsidRPr="00B80189" w:rsidRDefault="007500CD" w:rsidP="00B80189">
      <w:pPr>
        <w:shd w:val="clear" w:color="auto" w:fill="FFFFFF"/>
        <w:spacing w:line="276" w:lineRule="auto"/>
        <w:ind w:left="780"/>
        <w:jc w:val="both"/>
        <w:rPr>
          <w:rFonts w:eastAsia="Arial"/>
          <w:b/>
          <w:highlight w:val="white"/>
        </w:rPr>
      </w:pPr>
      <w:r w:rsidRPr="00B80189">
        <w:rPr>
          <w:rFonts w:eastAsia="Arial"/>
          <w:b/>
          <w:highlight w:val="white"/>
        </w:rPr>
        <w:t xml:space="preserve">                                                       </w:t>
      </w:r>
      <w:r w:rsidR="00B80189">
        <w:rPr>
          <w:rFonts w:eastAsia="Arial"/>
          <w:b/>
          <w:highlight w:val="white"/>
        </w:rPr>
        <w:tab/>
        <w:t xml:space="preserve">     </w:t>
      </w:r>
      <w:r w:rsidRPr="00B80189">
        <w:rPr>
          <w:rFonts w:eastAsia="Arial"/>
          <w:b/>
          <w:highlight w:val="white"/>
        </w:rPr>
        <w:t>NOTICE</w:t>
      </w:r>
    </w:p>
    <w:p w14:paraId="432E2807" w14:textId="5A2F1D41" w:rsidR="007500CD" w:rsidRDefault="007500CD" w:rsidP="00B80189">
      <w:pPr>
        <w:shd w:val="clear" w:color="auto" w:fill="FFFFFF"/>
        <w:spacing w:line="276" w:lineRule="auto"/>
        <w:jc w:val="both"/>
        <w:rPr>
          <w:rFonts w:eastAsia="Arial"/>
          <w:highlight w:val="white"/>
        </w:rPr>
      </w:pPr>
      <w:r w:rsidRPr="00B80189">
        <w:rPr>
          <w:rFonts w:eastAsia="Arial"/>
          <w:highlight w:val="white"/>
        </w:rPr>
        <w:lastRenderedPageBreak/>
        <w:t>Any notice required or provided for by the terms of this MoU shall be in writing, and all</w:t>
      </w:r>
      <w:r w:rsidRPr="00B80189">
        <w:rPr>
          <w:rFonts w:eastAsia="Arial"/>
        </w:rPr>
        <w:t xml:space="preserve"> </w:t>
      </w:r>
      <w:r w:rsidRPr="00B80189">
        <w:rPr>
          <w:rFonts w:eastAsia="Arial"/>
          <w:highlight w:val="white"/>
        </w:rPr>
        <w:t xml:space="preserve">notices, reports etc. shall be sent by registered mail, </w:t>
      </w:r>
      <w:del w:id="36" w:author="Rishika Singh     /LWBG/IBANK/DLI" w:date="2026-06-09T12:59:00Z" w16du:dateUtc="2026-06-09T07:29:00Z">
        <w:r w:rsidRPr="00B80189" w:rsidDel="00DD0A43">
          <w:rPr>
            <w:rFonts w:eastAsia="Arial"/>
            <w:highlight w:val="white"/>
          </w:rPr>
          <w:delText xml:space="preserve">prepaid, or </w:delText>
        </w:r>
      </w:del>
      <w:r w:rsidRPr="00B80189">
        <w:rPr>
          <w:rFonts w:eastAsia="Arial"/>
          <w:highlight w:val="white"/>
        </w:rPr>
        <w:t>facsimile to the business</w:t>
      </w:r>
      <w:r w:rsidRPr="00B80189">
        <w:rPr>
          <w:rFonts w:eastAsia="Arial"/>
        </w:rPr>
        <w:t xml:space="preserve"> </w:t>
      </w:r>
      <w:r w:rsidRPr="00B80189">
        <w:rPr>
          <w:rFonts w:eastAsia="Arial"/>
          <w:highlight w:val="white"/>
        </w:rPr>
        <w:t>address of the party to be served therewith. It is agreed that the business addresses of the</w:t>
      </w:r>
      <w:r w:rsidRPr="00B80189">
        <w:rPr>
          <w:rFonts w:eastAsia="Arial"/>
        </w:rPr>
        <w:t xml:space="preserve"> </w:t>
      </w:r>
      <w:r w:rsidRPr="00B80189">
        <w:rPr>
          <w:rFonts w:eastAsia="Arial"/>
          <w:highlight w:val="white"/>
        </w:rPr>
        <w:t>parties shall be as follows:</w:t>
      </w:r>
    </w:p>
    <w:p w14:paraId="379A81C2" w14:textId="77777777" w:rsidR="002A7995" w:rsidRPr="00B80189" w:rsidRDefault="002A7995" w:rsidP="002A7995">
      <w:pPr>
        <w:shd w:val="clear" w:color="auto" w:fill="FFFFFF"/>
        <w:spacing w:line="276" w:lineRule="auto"/>
        <w:jc w:val="both"/>
        <w:rPr>
          <w:rFonts w:eastAsia="Arial"/>
          <w:highlight w:val="white"/>
        </w:rPr>
      </w:pPr>
      <w:r w:rsidRPr="00B80189">
        <w:rPr>
          <w:rFonts w:eastAsia="Arial"/>
          <w:highlight w:val="white"/>
        </w:rPr>
        <w:t>The addresses for communication are:</w:t>
      </w:r>
    </w:p>
    <w:tbl>
      <w:tblPr>
        <w:tblStyle w:val="TableGrid"/>
        <w:tblW w:w="0" w:type="auto"/>
        <w:tblLook w:val="04A0" w:firstRow="1" w:lastRow="0" w:firstColumn="1" w:lastColumn="0" w:noHBand="0" w:noVBand="1"/>
      </w:tblPr>
      <w:tblGrid>
        <w:gridCol w:w="4675"/>
        <w:gridCol w:w="4675"/>
      </w:tblGrid>
      <w:tr w:rsidR="00B80189" w14:paraId="2E482EB8" w14:textId="77777777" w:rsidTr="00B80189">
        <w:tc>
          <w:tcPr>
            <w:tcW w:w="4675" w:type="dxa"/>
          </w:tcPr>
          <w:p w14:paraId="00BD2FB4" w14:textId="6C9F3006" w:rsidR="00B80189" w:rsidRDefault="002A7995" w:rsidP="00B80189">
            <w:pPr>
              <w:spacing w:line="276" w:lineRule="auto"/>
              <w:jc w:val="both"/>
              <w:rPr>
                <w:rFonts w:eastAsia="Arial"/>
                <w:highlight w:val="white"/>
              </w:rPr>
            </w:pPr>
            <w:r>
              <w:rPr>
                <w:rFonts w:eastAsia="Arial"/>
                <w:b/>
                <w:highlight w:val="white"/>
              </w:rPr>
              <w:t xml:space="preserve">To </w:t>
            </w:r>
            <w:r w:rsidR="00B80189" w:rsidRPr="00B80189">
              <w:rPr>
                <w:rFonts w:eastAsia="Arial"/>
                <w:b/>
                <w:highlight w:val="white"/>
              </w:rPr>
              <w:t>NRLM</w:t>
            </w:r>
          </w:p>
        </w:tc>
        <w:tc>
          <w:tcPr>
            <w:tcW w:w="4675" w:type="dxa"/>
          </w:tcPr>
          <w:p w14:paraId="74DBC602" w14:textId="73C00815" w:rsidR="00B80189" w:rsidRDefault="00B80189" w:rsidP="002A7995">
            <w:pPr>
              <w:shd w:val="clear" w:color="auto" w:fill="FFFFFF"/>
              <w:spacing w:line="276" w:lineRule="auto"/>
              <w:jc w:val="both"/>
              <w:rPr>
                <w:rFonts w:eastAsia="Arial"/>
                <w:highlight w:val="white"/>
              </w:rPr>
            </w:pPr>
            <w:r w:rsidRPr="00B80189">
              <w:rPr>
                <w:rFonts w:eastAsia="Arial"/>
                <w:b/>
                <w:highlight w:val="white"/>
              </w:rPr>
              <w:t xml:space="preserve">To </w:t>
            </w:r>
            <w:r w:rsidR="007716AB">
              <w:rPr>
                <w:rFonts w:eastAsia="Arial"/>
                <w:b/>
                <w:highlight w:val="white"/>
              </w:rPr>
              <w:t>Bank</w:t>
            </w:r>
            <w:r w:rsidRPr="00B80189">
              <w:rPr>
                <w:rFonts w:eastAsia="Arial"/>
                <w:b/>
                <w:highlight w:val="white"/>
              </w:rPr>
              <w:t xml:space="preserve"> </w:t>
            </w:r>
          </w:p>
        </w:tc>
      </w:tr>
      <w:tr w:rsidR="00B80189" w14:paraId="228EF45D" w14:textId="77777777" w:rsidTr="00B80189">
        <w:tc>
          <w:tcPr>
            <w:tcW w:w="4675" w:type="dxa"/>
          </w:tcPr>
          <w:p w14:paraId="423F2B55" w14:textId="77777777" w:rsidR="006C67F2" w:rsidRDefault="006C67F2" w:rsidP="006C67F2">
            <w:pPr>
              <w:shd w:val="clear" w:color="auto" w:fill="FFFFFF"/>
              <w:spacing w:line="276" w:lineRule="auto"/>
              <w:jc w:val="both"/>
              <w:rPr>
                <w:rFonts w:eastAsia="Arial"/>
                <w:highlight w:val="white"/>
              </w:rPr>
            </w:pPr>
            <w:r>
              <w:rPr>
                <w:rFonts w:eastAsia="Arial"/>
                <w:highlight w:val="white"/>
              </w:rPr>
              <w:t>Joint Secretary RL</w:t>
            </w:r>
          </w:p>
          <w:p w14:paraId="0C6E3C3D" w14:textId="77777777" w:rsidR="006C67F2" w:rsidRPr="00B80189" w:rsidRDefault="006C67F2" w:rsidP="006C67F2">
            <w:pPr>
              <w:shd w:val="clear" w:color="auto" w:fill="FFFFFF"/>
              <w:spacing w:line="276" w:lineRule="auto"/>
              <w:jc w:val="both"/>
              <w:rPr>
                <w:rFonts w:eastAsia="Arial"/>
                <w:highlight w:val="white"/>
              </w:rPr>
            </w:pPr>
            <w:r w:rsidRPr="00B80189">
              <w:rPr>
                <w:rFonts w:eastAsia="Arial"/>
                <w:highlight w:val="white"/>
              </w:rPr>
              <w:t>D</w:t>
            </w:r>
            <w:r>
              <w:rPr>
                <w:rFonts w:eastAsia="Arial"/>
                <w:highlight w:val="white"/>
              </w:rPr>
              <w:t>epartment of Rural Development</w:t>
            </w:r>
          </w:p>
          <w:p w14:paraId="7C09BA43" w14:textId="77777777" w:rsidR="006C67F2" w:rsidRDefault="006C67F2" w:rsidP="006C67F2">
            <w:pPr>
              <w:shd w:val="clear" w:color="auto" w:fill="FFFFFF"/>
              <w:spacing w:line="276" w:lineRule="auto"/>
              <w:jc w:val="both"/>
              <w:rPr>
                <w:rFonts w:eastAsia="Arial"/>
                <w:highlight w:val="white"/>
              </w:rPr>
            </w:pPr>
            <w:r>
              <w:rPr>
                <w:rFonts w:eastAsia="Arial"/>
                <w:highlight w:val="white"/>
              </w:rPr>
              <w:t>Ministry of Rural Development</w:t>
            </w:r>
          </w:p>
          <w:p w14:paraId="1C3B8ED5" w14:textId="77777777" w:rsidR="006C67F2" w:rsidRPr="00B80189" w:rsidRDefault="006C67F2" w:rsidP="006C67F2">
            <w:pPr>
              <w:shd w:val="clear" w:color="auto" w:fill="FFFFFF"/>
              <w:spacing w:line="276" w:lineRule="auto"/>
              <w:jc w:val="both"/>
              <w:rPr>
                <w:rFonts w:eastAsia="Arial"/>
                <w:highlight w:val="white"/>
              </w:rPr>
            </w:pPr>
            <w:r>
              <w:rPr>
                <w:rFonts w:eastAsia="Arial"/>
                <w:highlight w:val="white"/>
              </w:rPr>
              <w:t>Government of India</w:t>
            </w:r>
          </w:p>
          <w:p w14:paraId="33E349D6" w14:textId="77777777" w:rsidR="006C67F2" w:rsidRPr="00B80189" w:rsidRDefault="006C67F2" w:rsidP="006C67F2">
            <w:pPr>
              <w:shd w:val="clear" w:color="auto" w:fill="FFFFFF"/>
              <w:spacing w:line="276" w:lineRule="auto"/>
              <w:jc w:val="both"/>
              <w:rPr>
                <w:rFonts w:eastAsia="Arial"/>
              </w:rPr>
            </w:pPr>
            <w:r w:rsidRPr="00B80189">
              <w:rPr>
                <w:rFonts w:eastAsia="Arial"/>
              </w:rPr>
              <w:t xml:space="preserve">Email: </w:t>
            </w:r>
            <w:r>
              <w:rPr>
                <w:rFonts w:eastAsia="Arial"/>
              </w:rPr>
              <w:t>jsrl1-mord@gov.in</w:t>
            </w:r>
          </w:p>
          <w:p w14:paraId="31946305" w14:textId="77777777" w:rsidR="006C67F2" w:rsidRPr="00B80189" w:rsidRDefault="006C67F2" w:rsidP="006C67F2">
            <w:pPr>
              <w:shd w:val="clear" w:color="auto" w:fill="FFFFFF"/>
              <w:spacing w:line="276" w:lineRule="auto"/>
              <w:jc w:val="both"/>
              <w:rPr>
                <w:rFonts w:eastAsia="Arial"/>
              </w:rPr>
            </w:pPr>
            <w:r w:rsidRPr="00B80189">
              <w:rPr>
                <w:rFonts w:eastAsia="Arial"/>
              </w:rPr>
              <w:t xml:space="preserve">Phone: </w:t>
            </w:r>
            <w:r>
              <w:rPr>
                <w:rFonts w:eastAsia="Arial"/>
              </w:rPr>
              <w:t>011-23438003</w:t>
            </w:r>
          </w:p>
          <w:p w14:paraId="22350EC1" w14:textId="77777777" w:rsidR="00B80189" w:rsidRDefault="00B80189" w:rsidP="00B80189">
            <w:pPr>
              <w:spacing w:line="276" w:lineRule="auto"/>
              <w:jc w:val="both"/>
              <w:rPr>
                <w:rFonts w:eastAsia="Arial"/>
                <w:highlight w:val="white"/>
              </w:rPr>
            </w:pPr>
          </w:p>
        </w:tc>
        <w:tc>
          <w:tcPr>
            <w:tcW w:w="4675" w:type="dxa"/>
          </w:tcPr>
          <w:p w14:paraId="62F7F1BD" w14:textId="77777777" w:rsidR="007716AB" w:rsidRDefault="002A7995" w:rsidP="002A7995">
            <w:pPr>
              <w:shd w:val="clear" w:color="auto" w:fill="FFFFFF"/>
              <w:spacing w:line="276" w:lineRule="auto"/>
              <w:jc w:val="both"/>
              <w:rPr>
                <w:rFonts w:eastAsia="Arial"/>
                <w:highlight w:val="white"/>
              </w:rPr>
            </w:pPr>
            <w:commentRangeStart w:id="37"/>
            <w:r w:rsidRPr="00B80189">
              <w:rPr>
                <w:rFonts w:eastAsia="Arial"/>
                <w:highlight w:val="white"/>
              </w:rPr>
              <w:t xml:space="preserve">Chief General Manager, </w:t>
            </w:r>
          </w:p>
          <w:p w14:paraId="10508AF3" w14:textId="77777777" w:rsidR="00EC79FD" w:rsidRDefault="002A7995" w:rsidP="002A7995">
            <w:pPr>
              <w:shd w:val="clear" w:color="auto" w:fill="FFFFFF"/>
              <w:spacing w:line="276" w:lineRule="auto"/>
              <w:jc w:val="both"/>
              <w:rPr>
                <w:rFonts w:eastAsia="Arial"/>
                <w:highlight w:val="white"/>
              </w:rPr>
            </w:pPr>
            <w:r w:rsidRPr="00B80189">
              <w:rPr>
                <w:rFonts w:eastAsia="Arial"/>
                <w:highlight w:val="white"/>
              </w:rPr>
              <w:t xml:space="preserve"> </w:t>
            </w:r>
            <w:r w:rsidR="00EC79FD">
              <w:rPr>
                <w:rFonts w:eastAsia="Arial"/>
                <w:highlight w:val="white"/>
              </w:rPr>
              <w:t>Bank</w:t>
            </w:r>
          </w:p>
          <w:p w14:paraId="0397597C" w14:textId="64D9BDBB" w:rsidR="002A7995" w:rsidRPr="00B80189" w:rsidRDefault="002A7995" w:rsidP="002A7995">
            <w:pPr>
              <w:shd w:val="clear" w:color="auto" w:fill="FFFFFF"/>
              <w:spacing w:line="276" w:lineRule="auto"/>
              <w:jc w:val="both"/>
              <w:rPr>
                <w:rFonts w:eastAsia="Arial"/>
                <w:highlight w:val="white"/>
              </w:rPr>
            </w:pPr>
            <w:r w:rsidRPr="00B80189">
              <w:rPr>
                <w:rFonts w:eastAsia="Arial"/>
                <w:highlight w:val="white"/>
              </w:rPr>
              <w:t xml:space="preserve">Corporate Centre, </w:t>
            </w:r>
          </w:p>
          <w:p w14:paraId="6883C7A5" w14:textId="592A9C3C" w:rsidR="00B80189" w:rsidRDefault="002A7995" w:rsidP="007716AB">
            <w:pPr>
              <w:shd w:val="clear" w:color="auto" w:fill="FFFFFF"/>
              <w:spacing w:line="276" w:lineRule="auto"/>
              <w:jc w:val="both"/>
              <w:rPr>
                <w:rFonts w:eastAsia="Arial"/>
                <w:highlight w:val="white"/>
              </w:rPr>
            </w:pPr>
            <w:r w:rsidRPr="00B80189">
              <w:rPr>
                <w:rFonts w:eastAsia="Arial"/>
                <w:highlight w:val="white"/>
              </w:rPr>
              <w:t xml:space="preserve">Address: </w:t>
            </w:r>
            <w:commentRangeEnd w:id="37"/>
            <w:r w:rsidR="00DD0A43">
              <w:rPr>
                <w:rStyle w:val="CommentReference"/>
                <w:rFonts w:eastAsia="Arial"/>
                <w:sz w:val="24"/>
                <w:szCs w:val="24"/>
                <w:highlight w:val="white"/>
              </w:rPr>
              <w:commentReference w:id="37"/>
            </w:r>
          </w:p>
        </w:tc>
      </w:tr>
    </w:tbl>
    <w:p w14:paraId="01D8E430" w14:textId="77777777" w:rsidR="007500CD" w:rsidRPr="00B80189" w:rsidRDefault="007500CD" w:rsidP="00B80189">
      <w:pPr>
        <w:shd w:val="clear" w:color="auto" w:fill="FFFFFF"/>
        <w:spacing w:line="276" w:lineRule="auto"/>
        <w:ind w:left="780"/>
        <w:jc w:val="both"/>
        <w:rPr>
          <w:rFonts w:eastAsia="Arial"/>
          <w:highlight w:val="white"/>
        </w:rPr>
      </w:pPr>
    </w:p>
    <w:p w14:paraId="78B6B59D" w14:textId="01BE1D2B" w:rsidR="007500CD" w:rsidRPr="00B80189" w:rsidRDefault="007500CD" w:rsidP="00B80189">
      <w:pPr>
        <w:shd w:val="clear" w:color="auto" w:fill="FFFFFF"/>
        <w:spacing w:line="276" w:lineRule="auto"/>
        <w:jc w:val="both"/>
        <w:rPr>
          <w:rFonts w:eastAsia="Arial"/>
          <w:highlight w:val="white"/>
        </w:rPr>
      </w:pPr>
      <w:r w:rsidRPr="00B80189">
        <w:rPr>
          <w:rFonts w:eastAsia="Arial"/>
          <w:highlight w:val="white"/>
        </w:rPr>
        <w:t xml:space="preserve">THE PARTIES HAVE EXECUTED THIS MEMORANDUM OF UNDERSTANDING (MOU) HERE TO HAVE AFFIXED THEIR SIGNATURE WITH AN OFFICIAL STAMP ON THIS DAY OF </w:t>
      </w:r>
      <w:r w:rsidR="006C67F2">
        <w:rPr>
          <w:rFonts w:eastAsia="Arial"/>
          <w:highlight w:val="white"/>
        </w:rPr>
        <w:t>-------------</w:t>
      </w:r>
      <w:r w:rsidR="009A71A4">
        <w:rPr>
          <w:rFonts w:eastAsia="Arial"/>
          <w:highlight w:val="white"/>
        </w:rPr>
        <w:t>202</w:t>
      </w:r>
      <w:r w:rsidR="00EC79FD">
        <w:rPr>
          <w:rFonts w:eastAsia="Arial"/>
          <w:highlight w:val="white"/>
        </w:rPr>
        <w:t>5</w:t>
      </w:r>
      <w:r w:rsidRPr="00B80189">
        <w:rPr>
          <w:rFonts w:eastAsia="Arial"/>
          <w:highlight w:val="white"/>
        </w:rPr>
        <w:t xml:space="preserve"> IN THE PRESENCE OF THE WITNESS INDICATED.</w:t>
      </w:r>
    </w:p>
    <w:p w14:paraId="63BDE77D" w14:textId="77777777" w:rsidR="00066105" w:rsidRPr="00B80189" w:rsidRDefault="00066105" w:rsidP="00B80189">
      <w:pPr>
        <w:autoSpaceDE w:val="0"/>
        <w:autoSpaceDN w:val="0"/>
        <w:adjustRightInd w:val="0"/>
        <w:spacing w:line="276" w:lineRule="auto"/>
        <w:jc w:val="both"/>
        <w:rPr>
          <w:color w:val="222222"/>
          <w:shd w:val="clear" w:color="auto" w:fill="FFFFFF"/>
        </w:rPr>
      </w:pPr>
    </w:p>
    <w:p w14:paraId="1695BC2D" w14:textId="77777777" w:rsidR="001B30EB" w:rsidRPr="00B80189" w:rsidRDefault="00AC15F9" w:rsidP="00B80189">
      <w:pPr>
        <w:pBdr>
          <w:top w:val="nil"/>
          <w:left w:val="nil"/>
          <w:bottom w:val="nil"/>
          <w:right w:val="nil"/>
          <w:between w:val="nil"/>
        </w:pBdr>
        <w:spacing w:line="276" w:lineRule="auto"/>
        <w:jc w:val="both"/>
        <w:rPr>
          <w:rFonts w:eastAsia="Batang"/>
          <w:lang w:val="en-IN"/>
        </w:rPr>
      </w:pPr>
      <w:r w:rsidRPr="00B80189">
        <w:t xml:space="preserve"> </w:t>
      </w:r>
      <w:r w:rsidR="001B30EB" w:rsidRPr="00B80189">
        <w:rPr>
          <w:rFonts w:eastAsia="Batang"/>
          <w:b/>
          <w:bCs/>
          <w:lang w:val="en-IN"/>
        </w:rPr>
        <w:t>IN WITNESSES WHERE OF</w:t>
      </w:r>
      <w:r w:rsidR="001B30EB" w:rsidRPr="00B80189">
        <w:rPr>
          <w:rFonts w:eastAsia="Batang"/>
          <w:lang w:val="en-IN"/>
        </w:rPr>
        <w:t xml:space="preserve"> the Parties hereto have executed this MoU in duplicate as of the date set out here under.</w:t>
      </w:r>
    </w:p>
    <w:p w14:paraId="60BDC98B" w14:textId="77777777" w:rsidR="001B30EB" w:rsidRPr="00B80189" w:rsidRDefault="001B30EB" w:rsidP="00B80189">
      <w:pPr>
        <w:tabs>
          <w:tab w:val="left" w:pos="180"/>
        </w:tabs>
        <w:spacing w:line="276" w:lineRule="auto"/>
        <w:jc w:val="both"/>
        <w:rPr>
          <w:rFonts w:eastAsia="Batang"/>
          <w:b/>
          <w:bCs/>
          <w:color w:val="E36C0A" w:themeColor="accent6" w:themeShade="BF"/>
          <w:lang w:val="en-IN"/>
        </w:rPr>
      </w:pPr>
      <w:r w:rsidRPr="00B80189">
        <w:rPr>
          <w:rFonts w:eastAsia="Batang"/>
          <w:color w:val="0000FF"/>
          <w:lang w:val="en-IN"/>
        </w:rPr>
        <w:tab/>
      </w:r>
    </w:p>
    <w:tbl>
      <w:tblPr>
        <w:tblStyle w:val="TableGrid"/>
        <w:tblW w:w="0" w:type="auto"/>
        <w:tblLook w:val="04A0" w:firstRow="1" w:lastRow="0" w:firstColumn="1" w:lastColumn="0" w:noHBand="0" w:noVBand="1"/>
      </w:tblPr>
      <w:tblGrid>
        <w:gridCol w:w="4598"/>
        <w:gridCol w:w="4598"/>
      </w:tblGrid>
      <w:tr w:rsidR="004E404E" w:rsidRPr="00B80189" w14:paraId="4935D020" w14:textId="77777777" w:rsidTr="00BD1E73">
        <w:tc>
          <w:tcPr>
            <w:tcW w:w="4598" w:type="dxa"/>
            <w:tcBorders>
              <w:top w:val="single" w:sz="4" w:space="0" w:color="auto"/>
              <w:left w:val="single" w:sz="4" w:space="0" w:color="auto"/>
              <w:bottom w:val="single" w:sz="4" w:space="0" w:color="auto"/>
              <w:right w:val="single" w:sz="4" w:space="0" w:color="auto"/>
            </w:tcBorders>
            <w:hideMark/>
          </w:tcPr>
          <w:p w14:paraId="6BE9D533" w14:textId="1CD770B9" w:rsidR="001B30EB" w:rsidRPr="000D3321" w:rsidRDefault="00B80189" w:rsidP="00B80189">
            <w:pPr>
              <w:spacing w:line="276" w:lineRule="auto"/>
              <w:rPr>
                <w:rFonts w:eastAsia="Batang"/>
                <w:b/>
                <w:bCs/>
                <w:color w:val="E36C0A" w:themeColor="accent6" w:themeShade="BF"/>
              </w:rPr>
            </w:pPr>
            <w:r w:rsidRPr="000D3321">
              <w:rPr>
                <w:rFonts w:eastAsia="Arial"/>
                <w:b/>
                <w:highlight w:val="white"/>
              </w:rPr>
              <w:t xml:space="preserve">For and on behalf of </w:t>
            </w:r>
            <w:r w:rsidRPr="000D3321">
              <w:rPr>
                <w:rFonts w:eastAsia="Arial"/>
                <w:b/>
              </w:rPr>
              <w:t>NRLM</w:t>
            </w:r>
          </w:p>
        </w:tc>
        <w:tc>
          <w:tcPr>
            <w:tcW w:w="4598" w:type="dxa"/>
            <w:tcBorders>
              <w:top w:val="single" w:sz="4" w:space="0" w:color="auto"/>
              <w:left w:val="single" w:sz="4" w:space="0" w:color="auto"/>
              <w:bottom w:val="single" w:sz="4" w:space="0" w:color="auto"/>
              <w:right w:val="single" w:sz="4" w:space="0" w:color="auto"/>
            </w:tcBorders>
            <w:hideMark/>
          </w:tcPr>
          <w:p w14:paraId="04A50176" w14:textId="25490A25" w:rsidR="001B30EB" w:rsidRPr="000D3321" w:rsidRDefault="00B80189" w:rsidP="00B80189">
            <w:pPr>
              <w:spacing w:line="276" w:lineRule="auto"/>
              <w:rPr>
                <w:rFonts w:eastAsia="Batang"/>
                <w:b/>
                <w:bCs/>
                <w:color w:val="E36C0A" w:themeColor="accent6" w:themeShade="BF"/>
              </w:rPr>
            </w:pPr>
            <w:r w:rsidRPr="000D3321">
              <w:rPr>
                <w:rFonts w:eastAsia="Arial"/>
                <w:b/>
                <w:highlight w:val="white"/>
              </w:rPr>
              <w:t xml:space="preserve">For and on behalf of </w:t>
            </w:r>
            <w:r w:rsidR="007716AB">
              <w:rPr>
                <w:rFonts w:eastAsia="Arial"/>
                <w:b/>
              </w:rPr>
              <w:t>Bank</w:t>
            </w:r>
          </w:p>
        </w:tc>
      </w:tr>
      <w:tr w:rsidR="00B80189" w:rsidRPr="00B80189" w14:paraId="5F2270DF" w14:textId="77777777" w:rsidTr="00B80189">
        <w:trPr>
          <w:trHeight w:val="882"/>
        </w:trPr>
        <w:tc>
          <w:tcPr>
            <w:tcW w:w="4598" w:type="dxa"/>
            <w:tcBorders>
              <w:top w:val="single" w:sz="4" w:space="0" w:color="auto"/>
              <w:left w:val="single" w:sz="4" w:space="0" w:color="auto"/>
              <w:bottom w:val="single" w:sz="4" w:space="0" w:color="auto"/>
              <w:right w:val="single" w:sz="4" w:space="0" w:color="auto"/>
            </w:tcBorders>
          </w:tcPr>
          <w:p w14:paraId="7A04E5BC" w14:textId="77777777" w:rsidR="00B80189" w:rsidRPr="00B80189" w:rsidRDefault="00B80189" w:rsidP="00B80189">
            <w:pPr>
              <w:tabs>
                <w:tab w:val="left" w:pos="180"/>
              </w:tabs>
              <w:spacing w:line="276" w:lineRule="auto"/>
              <w:jc w:val="both"/>
              <w:rPr>
                <w:rFonts w:eastAsia="Batang"/>
                <w:b/>
                <w:bCs/>
              </w:rPr>
            </w:pPr>
          </w:p>
          <w:p w14:paraId="28EE6033" w14:textId="77777777" w:rsidR="00B80189" w:rsidRPr="00B80189" w:rsidRDefault="00B80189" w:rsidP="00B80189">
            <w:pPr>
              <w:tabs>
                <w:tab w:val="left" w:pos="180"/>
              </w:tabs>
              <w:spacing w:line="276" w:lineRule="auto"/>
              <w:jc w:val="both"/>
              <w:rPr>
                <w:rFonts w:eastAsia="Batang"/>
                <w:b/>
                <w:bCs/>
              </w:rPr>
            </w:pPr>
          </w:p>
          <w:p w14:paraId="04778F93" w14:textId="02C6F5AA" w:rsidR="00B80189" w:rsidRPr="00B80189" w:rsidRDefault="00B80189" w:rsidP="00B80189">
            <w:pPr>
              <w:tabs>
                <w:tab w:val="left" w:pos="180"/>
              </w:tabs>
              <w:spacing w:line="276" w:lineRule="auto"/>
              <w:jc w:val="both"/>
              <w:rPr>
                <w:rFonts w:eastAsia="Batang"/>
                <w:b/>
                <w:bCs/>
              </w:rPr>
            </w:pPr>
          </w:p>
        </w:tc>
        <w:tc>
          <w:tcPr>
            <w:tcW w:w="4598" w:type="dxa"/>
            <w:tcBorders>
              <w:top w:val="single" w:sz="4" w:space="0" w:color="auto"/>
              <w:left w:val="single" w:sz="4" w:space="0" w:color="auto"/>
              <w:right w:val="single" w:sz="4" w:space="0" w:color="auto"/>
            </w:tcBorders>
          </w:tcPr>
          <w:p w14:paraId="79CBBA17" w14:textId="77777777" w:rsidR="00B80189" w:rsidRPr="00B80189" w:rsidRDefault="00B80189" w:rsidP="00B80189">
            <w:pPr>
              <w:tabs>
                <w:tab w:val="left" w:pos="180"/>
              </w:tabs>
              <w:spacing w:line="276" w:lineRule="auto"/>
              <w:jc w:val="both"/>
              <w:rPr>
                <w:rFonts w:eastAsia="Batang"/>
                <w:b/>
                <w:bCs/>
              </w:rPr>
            </w:pPr>
          </w:p>
          <w:p w14:paraId="57226FA8" w14:textId="07D1A840" w:rsidR="00B80189" w:rsidRPr="00B80189" w:rsidRDefault="00B80189" w:rsidP="00B80189">
            <w:pPr>
              <w:tabs>
                <w:tab w:val="left" w:pos="180"/>
              </w:tabs>
              <w:spacing w:line="276" w:lineRule="auto"/>
              <w:jc w:val="both"/>
              <w:rPr>
                <w:rFonts w:eastAsia="Batang"/>
                <w:b/>
                <w:bCs/>
              </w:rPr>
            </w:pPr>
          </w:p>
        </w:tc>
      </w:tr>
      <w:tr w:rsidR="00B80189" w:rsidRPr="00B80189" w14:paraId="5FF29E12" w14:textId="77777777" w:rsidTr="000B029F">
        <w:trPr>
          <w:trHeight w:val="1327"/>
        </w:trPr>
        <w:tc>
          <w:tcPr>
            <w:tcW w:w="4598" w:type="dxa"/>
            <w:tcBorders>
              <w:top w:val="single" w:sz="4" w:space="0" w:color="auto"/>
              <w:left w:val="single" w:sz="4" w:space="0" w:color="auto"/>
              <w:bottom w:val="single" w:sz="4" w:space="0" w:color="auto"/>
              <w:right w:val="single" w:sz="4" w:space="0" w:color="auto"/>
            </w:tcBorders>
          </w:tcPr>
          <w:p w14:paraId="4FDC43E2" w14:textId="77777777" w:rsidR="00B80189" w:rsidRDefault="00B80189" w:rsidP="00B80189">
            <w:pPr>
              <w:tabs>
                <w:tab w:val="left" w:pos="180"/>
              </w:tabs>
              <w:spacing w:line="276" w:lineRule="auto"/>
              <w:jc w:val="both"/>
              <w:rPr>
                <w:rFonts w:eastAsia="Batang"/>
                <w:b/>
                <w:bCs/>
              </w:rPr>
            </w:pPr>
            <w:r w:rsidRPr="00B80189">
              <w:rPr>
                <w:rFonts w:eastAsia="Batang"/>
                <w:b/>
                <w:bCs/>
              </w:rPr>
              <w:t>Authorised Signatory</w:t>
            </w:r>
          </w:p>
          <w:p w14:paraId="38EEC2E5" w14:textId="2519C7CB" w:rsidR="009A71A4" w:rsidRDefault="009A71A4" w:rsidP="009A71A4">
            <w:pPr>
              <w:shd w:val="clear" w:color="auto" w:fill="FFFFFF"/>
              <w:spacing w:line="276" w:lineRule="auto"/>
              <w:jc w:val="both"/>
              <w:rPr>
                <w:rFonts w:eastAsia="Arial"/>
                <w:highlight w:val="white"/>
              </w:rPr>
            </w:pPr>
          </w:p>
          <w:p w14:paraId="3AB7A721" w14:textId="77777777" w:rsidR="009A71A4" w:rsidRPr="00B80189" w:rsidRDefault="009A71A4" w:rsidP="009A71A4">
            <w:pPr>
              <w:shd w:val="clear" w:color="auto" w:fill="FFFFFF"/>
              <w:spacing w:line="276" w:lineRule="auto"/>
              <w:jc w:val="both"/>
              <w:rPr>
                <w:rFonts w:eastAsia="Arial"/>
                <w:highlight w:val="white"/>
              </w:rPr>
            </w:pPr>
            <w:r w:rsidRPr="00B80189">
              <w:rPr>
                <w:rFonts w:eastAsia="Arial"/>
                <w:highlight w:val="white"/>
              </w:rPr>
              <w:t>D</w:t>
            </w:r>
            <w:r>
              <w:rPr>
                <w:rFonts w:eastAsia="Arial"/>
                <w:highlight w:val="white"/>
              </w:rPr>
              <w:t>epartment of Rural Development</w:t>
            </w:r>
          </w:p>
          <w:p w14:paraId="329371F5" w14:textId="77777777" w:rsidR="009A71A4" w:rsidRDefault="009A71A4" w:rsidP="009A71A4">
            <w:pPr>
              <w:shd w:val="clear" w:color="auto" w:fill="FFFFFF"/>
              <w:spacing w:line="276" w:lineRule="auto"/>
              <w:jc w:val="both"/>
              <w:rPr>
                <w:rFonts w:eastAsia="Arial"/>
                <w:highlight w:val="white"/>
              </w:rPr>
            </w:pPr>
            <w:r>
              <w:rPr>
                <w:rFonts w:eastAsia="Arial"/>
                <w:highlight w:val="white"/>
              </w:rPr>
              <w:t>Ministry of Rural Development</w:t>
            </w:r>
          </w:p>
          <w:p w14:paraId="5D879D18" w14:textId="77777777" w:rsidR="009A71A4" w:rsidRDefault="009A71A4" w:rsidP="009A71A4">
            <w:pPr>
              <w:shd w:val="clear" w:color="auto" w:fill="FFFFFF"/>
              <w:spacing w:line="276" w:lineRule="auto"/>
              <w:jc w:val="both"/>
              <w:rPr>
                <w:rFonts w:eastAsia="Arial"/>
                <w:highlight w:val="white"/>
              </w:rPr>
            </w:pPr>
            <w:r>
              <w:rPr>
                <w:rFonts w:eastAsia="Arial"/>
                <w:highlight w:val="white"/>
              </w:rPr>
              <w:t>Government of India</w:t>
            </w:r>
          </w:p>
          <w:p w14:paraId="0914615A" w14:textId="4DA36AD6" w:rsidR="009A71A4" w:rsidRPr="00B80189" w:rsidRDefault="009A71A4" w:rsidP="009A71A4">
            <w:pPr>
              <w:shd w:val="clear" w:color="auto" w:fill="FFFFFF"/>
              <w:spacing w:line="276" w:lineRule="auto"/>
              <w:jc w:val="both"/>
              <w:rPr>
                <w:rFonts w:eastAsia="Batang"/>
                <w:b/>
                <w:bCs/>
              </w:rPr>
            </w:pPr>
            <w:r>
              <w:rPr>
                <w:rFonts w:eastAsia="Arial"/>
                <w:highlight w:val="white"/>
              </w:rPr>
              <w:t>New Delhi</w:t>
            </w:r>
          </w:p>
        </w:tc>
        <w:tc>
          <w:tcPr>
            <w:tcW w:w="4598" w:type="dxa"/>
            <w:tcBorders>
              <w:left w:val="single" w:sz="4" w:space="0" w:color="auto"/>
              <w:bottom w:val="single" w:sz="4" w:space="0" w:color="auto"/>
              <w:right w:val="single" w:sz="4" w:space="0" w:color="auto"/>
            </w:tcBorders>
          </w:tcPr>
          <w:p w14:paraId="11304A43" w14:textId="77777777" w:rsidR="00B80189" w:rsidRPr="000D3321" w:rsidRDefault="00B80189" w:rsidP="00B80189">
            <w:pPr>
              <w:tabs>
                <w:tab w:val="left" w:pos="180"/>
              </w:tabs>
              <w:spacing w:line="276" w:lineRule="auto"/>
              <w:jc w:val="both"/>
              <w:rPr>
                <w:rFonts w:eastAsia="Batang"/>
                <w:b/>
                <w:bCs/>
              </w:rPr>
            </w:pPr>
            <w:r w:rsidRPr="000D3321">
              <w:rPr>
                <w:rFonts w:eastAsia="Batang"/>
                <w:b/>
                <w:bCs/>
              </w:rPr>
              <w:t>Authorised Signatory</w:t>
            </w:r>
          </w:p>
          <w:p w14:paraId="049DA9DC" w14:textId="48B07818" w:rsidR="007716AB" w:rsidRPr="00B80189" w:rsidRDefault="009A71A4" w:rsidP="007716AB">
            <w:pPr>
              <w:spacing w:line="276" w:lineRule="auto"/>
              <w:rPr>
                <w:rFonts w:eastAsia="Batang"/>
                <w:b/>
                <w:bCs/>
              </w:rPr>
            </w:pPr>
            <w:r w:rsidRPr="000D3321">
              <w:rPr>
                <w:rFonts w:eastAsia="Arial"/>
              </w:rPr>
              <w:t>Shri</w:t>
            </w:r>
            <w:r w:rsidR="00B80189" w:rsidRPr="000D3321">
              <w:rPr>
                <w:rFonts w:eastAsia="Arial"/>
              </w:rPr>
              <w:t xml:space="preserve">. </w:t>
            </w:r>
          </w:p>
          <w:p w14:paraId="6DE75D49" w14:textId="6E6C117B" w:rsidR="00B80189" w:rsidRPr="00B80189" w:rsidRDefault="00B80189" w:rsidP="00B80189">
            <w:pPr>
              <w:tabs>
                <w:tab w:val="left" w:pos="180"/>
              </w:tabs>
              <w:spacing w:line="276" w:lineRule="auto"/>
              <w:jc w:val="both"/>
              <w:rPr>
                <w:rFonts w:eastAsia="Batang"/>
                <w:b/>
                <w:bCs/>
              </w:rPr>
            </w:pPr>
          </w:p>
        </w:tc>
      </w:tr>
      <w:tr w:rsidR="001B30EB" w:rsidRPr="00B80189" w14:paraId="03606335" w14:textId="77777777" w:rsidTr="00BD1E73">
        <w:tc>
          <w:tcPr>
            <w:tcW w:w="4598" w:type="dxa"/>
            <w:tcBorders>
              <w:top w:val="single" w:sz="4" w:space="0" w:color="auto"/>
              <w:left w:val="single" w:sz="4" w:space="0" w:color="auto"/>
              <w:bottom w:val="single" w:sz="4" w:space="0" w:color="auto"/>
              <w:right w:val="single" w:sz="4" w:space="0" w:color="auto"/>
            </w:tcBorders>
          </w:tcPr>
          <w:p w14:paraId="475109FB" w14:textId="77777777" w:rsidR="001B30EB" w:rsidRPr="00B80189" w:rsidRDefault="001B30EB" w:rsidP="00B80189">
            <w:pPr>
              <w:tabs>
                <w:tab w:val="left" w:pos="180"/>
              </w:tabs>
              <w:spacing w:line="276" w:lineRule="auto"/>
              <w:jc w:val="both"/>
              <w:rPr>
                <w:rFonts w:eastAsia="Batang"/>
                <w:b/>
                <w:bCs/>
              </w:rPr>
            </w:pPr>
            <w:r w:rsidRPr="00B80189">
              <w:rPr>
                <w:rFonts w:eastAsia="Batang"/>
                <w:b/>
                <w:bCs/>
              </w:rPr>
              <w:t>Witness:</w:t>
            </w:r>
          </w:p>
        </w:tc>
        <w:tc>
          <w:tcPr>
            <w:tcW w:w="4598" w:type="dxa"/>
            <w:tcBorders>
              <w:top w:val="single" w:sz="4" w:space="0" w:color="auto"/>
              <w:left w:val="single" w:sz="4" w:space="0" w:color="auto"/>
              <w:bottom w:val="single" w:sz="4" w:space="0" w:color="auto"/>
              <w:right w:val="single" w:sz="4" w:space="0" w:color="auto"/>
            </w:tcBorders>
          </w:tcPr>
          <w:p w14:paraId="0AF8BC67" w14:textId="77777777" w:rsidR="001B30EB" w:rsidRPr="00B80189" w:rsidRDefault="001B30EB" w:rsidP="00B80189">
            <w:pPr>
              <w:tabs>
                <w:tab w:val="left" w:pos="180"/>
              </w:tabs>
              <w:spacing w:line="276" w:lineRule="auto"/>
              <w:jc w:val="both"/>
              <w:rPr>
                <w:rFonts w:eastAsia="Batang"/>
                <w:b/>
                <w:bCs/>
              </w:rPr>
            </w:pPr>
            <w:r w:rsidRPr="00B80189">
              <w:rPr>
                <w:rFonts w:eastAsia="Batang"/>
                <w:b/>
                <w:bCs/>
              </w:rPr>
              <w:t>Witness:</w:t>
            </w:r>
          </w:p>
        </w:tc>
      </w:tr>
      <w:tr w:rsidR="001B30EB" w:rsidRPr="00B80189" w14:paraId="7752222B" w14:textId="77777777" w:rsidTr="00BD1E73">
        <w:tc>
          <w:tcPr>
            <w:tcW w:w="4598" w:type="dxa"/>
            <w:tcBorders>
              <w:top w:val="single" w:sz="4" w:space="0" w:color="auto"/>
              <w:left w:val="single" w:sz="4" w:space="0" w:color="auto"/>
              <w:bottom w:val="single" w:sz="4" w:space="0" w:color="auto"/>
              <w:right w:val="single" w:sz="4" w:space="0" w:color="auto"/>
            </w:tcBorders>
          </w:tcPr>
          <w:p w14:paraId="23CAAD0A" w14:textId="77777777" w:rsidR="001B30EB" w:rsidRPr="00B80189" w:rsidRDefault="001B30EB" w:rsidP="00B80189">
            <w:pPr>
              <w:tabs>
                <w:tab w:val="left" w:pos="180"/>
              </w:tabs>
              <w:spacing w:line="276" w:lineRule="auto"/>
              <w:jc w:val="both"/>
              <w:rPr>
                <w:rFonts w:eastAsia="Batang"/>
                <w:b/>
                <w:bCs/>
              </w:rPr>
            </w:pPr>
            <w:r w:rsidRPr="00B80189">
              <w:rPr>
                <w:rFonts w:eastAsia="Batang"/>
                <w:b/>
                <w:bCs/>
              </w:rPr>
              <w:t>1.</w:t>
            </w:r>
          </w:p>
          <w:p w14:paraId="315D28BB" w14:textId="77777777" w:rsidR="001B30EB" w:rsidRPr="00B80189" w:rsidRDefault="001B30EB" w:rsidP="00B80189">
            <w:pPr>
              <w:tabs>
                <w:tab w:val="left" w:pos="180"/>
              </w:tabs>
              <w:spacing w:line="276" w:lineRule="auto"/>
              <w:jc w:val="both"/>
              <w:rPr>
                <w:rFonts w:eastAsia="Batang"/>
                <w:b/>
                <w:bCs/>
              </w:rPr>
            </w:pPr>
          </w:p>
          <w:p w14:paraId="5DF06E71" w14:textId="77777777" w:rsidR="001B30EB" w:rsidRPr="00B80189" w:rsidRDefault="001B30EB" w:rsidP="00B80189">
            <w:pPr>
              <w:tabs>
                <w:tab w:val="left" w:pos="180"/>
              </w:tabs>
              <w:spacing w:line="276" w:lineRule="auto"/>
              <w:jc w:val="both"/>
              <w:rPr>
                <w:rFonts w:eastAsia="Batang"/>
                <w:b/>
                <w:bCs/>
              </w:rPr>
            </w:pPr>
          </w:p>
          <w:p w14:paraId="6BC9BD17" w14:textId="77777777" w:rsidR="001B30EB" w:rsidRPr="00B80189" w:rsidRDefault="001B30EB" w:rsidP="00B80189">
            <w:pPr>
              <w:tabs>
                <w:tab w:val="left" w:pos="180"/>
              </w:tabs>
              <w:spacing w:line="276" w:lineRule="auto"/>
              <w:jc w:val="both"/>
              <w:rPr>
                <w:rFonts w:eastAsia="Batang"/>
                <w:b/>
                <w:bCs/>
              </w:rPr>
            </w:pPr>
            <w:r w:rsidRPr="00B80189">
              <w:rPr>
                <w:rFonts w:eastAsia="Batang"/>
                <w:b/>
                <w:bCs/>
              </w:rPr>
              <w:t>2.</w:t>
            </w:r>
          </w:p>
          <w:p w14:paraId="3568059B" w14:textId="77777777" w:rsidR="001B30EB" w:rsidRPr="00B80189" w:rsidRDefault="001B30EB" w:rsidP="00B80189">
            <w:pPr>
              <w:tabs>
                <w:tab w:val="left" w:pos="180"/>
              </w:tabs>
              <w:spacing w:line="276" w:lineRule="auto"/>
              <w:jc w:val="both"/>
              <w:rPr>
                <w:rFonts w:eastAsia="Batang"/>
                <w:b/>
                <w:bCs/>
              </w:rPr>
            </w:pPr>
          </w:p>
          <w:p w14:paraId="72ABD4A9" w14:textId="77777777" w:rsidR="001B30EB" w:rsidRPr="00B80189" w:rsidRDefault="001B30EB" w:rsidP="00B80189">
            <w:pPr>
              <w:tabs>
                <w:tab w:val="left" w:pos="180"/>
              </w:tabs>
              <w:spacing w:line="276" w:lineRule="auto"/>
              <w:jc w:val="both"/>
              <w:rPr>
                <w:rFonts w:eastAsia="Batang"/>
                <w:b/>
                <w:bCs/>
              </w:rPr>
            </w:pPr>
          </w:p>
        </w:tc>
        <w:tc>
          <w:tcPr>
            <w:tcW w:w="4598" w:type="dxa"/>
            <w:tcBorders>
              <w:top w:val="single" w:sz="4" w:space="0" w:color="auto"/>
              <w:left w:val="single" w:sz="4" w:space="0" w:color="auto"/>
              <w:bottom w:val="single" w:sz="4" w:space="0" w:color="auto"/>
              <w:right w:val="single" w:sz="4" w:space="0" w:color="auto"/>
            </w:tcBorders>
            <w:hideMark/>
          </w:tcPr>
          <w:p w14:paraId="450A50EE" w14:textId="77777777" w:rsidR="001B30EB" w:rsidRPr="00B80189" w:rsidRDefault="001B30EB" w:rsidP="00B80189">
            <w:pPr>
              <w:tabs>
                <w:tab w:val="left" w:pos="180"/>
              </w:tabs>
              <w:spacing w:line="276" w:lineRule="auto"/>
              <w:jc w:val="both"/>
              <w:rPr>
                <w:rFonts w:eastAsia="Batang"/>
                <w:b/>
                <w:bCs/>
              </w:rPr>
            </w:pPr>
            <w:r w:rsidRPr="00B80189">
              <w:rPr>
                <w:rFonts w:eastAsia="Batang"/>
                <w:b/>
                <w:bCs/>
              </w:rPr>
              <w:t>1.</w:t>
            </w:r>
          </w:p>
          <w:p w14:paraId="37CF85EA" w14:textId="77777777" w:rsidR="001B30EB" w:rsidRPr="00B80189" w:rsidRDefault="001B30EB" w:rsidP="00B80189">
            <w:pPr>
              <w:tabs>
                <w:tab w:val="left" w:pos="180"/>
              </w:tabs>
              <w:spacing w:line="276" w:lineRule="auto"/>
              <w:jc w:val="both"/>
              <w:rPr>
                <w:rFonts w:eastAsia="Batang"/>
                <w:b/>
                <w:bCs/>
              </w:rPr>
            </w:pPr>
          </w:p>
          <w:p w14:paraId="2F51387A" w14:textId="77777777" w:rsidR="001B30EB" w:rsidRPr="00B80189" w:rsidRDefault="001B30EB" w:rsidP="00B80189">
            <w:pPr>
              <w:tabs>
                <w:tab w:val="left" w:pos="180"/>
              </w:tabs>
              <w:spacing w:line="276" w:lineRule="auto"/>
              <w:jc w:val="both"/>
              <w:rPr>
                <w:rFonts w:eastAsia="Batang"/>
                <w:b/>
                <w:bCs/>
              </w:rPr>
            </w:pPr>
          </w:p>
          <w:p w14:paraId="59F06B53" w14:textId="77777777" w:rsidR="001B30EB" w:rsidRPr="00B80189" w:rsidRDefault="001B30EB" w:rsidP="00B80189">
            <w:pPr>
              <w:tabs>
                <w:tab w:val="left" w:pos="180"/>
              </w:tabs>
              <w:spacing w:line="276" w:lineRule="auto"/>
              <w:jc w:val="both"/>
              <w:rPr>
                <w:rFonts w:eastAsia="Batang"/>
                <w:b/>
                <w:bCs/>
              </w:rPr>
            </w:pPr>
            <w:r w:rsidRPr="00B80189">
              <w:rPr>
                <w:rFonts w:eastAsia="Batang"/>
                <w:b/>
                <w:bCs/>
              </w:rPr>
              <w:t>2.</w:t>
            </w:r>
          </w:p>
        </w:tc>
      </w:tr>
    </w:tbl>
    <w:p w14:paraId="24F5D5B7" w14:textId="77777777" w:rsidR="00DB4F26" w:rsidRPr="00B80189" w:rsidRDefault="00DB4F26" w:rsidP="00B80189">
      <w:pPr>
        <w:suppressAutoHyphens w:val="0"/>
        <w:spacing w:after="200" w:line="276" w:lineRule="auto"/>
        <w:jc w:val="right"/>
        <w:rPr>
          <w:rFonts w:eastAsia="Batang"/>
          <w:b/>
          <w:lang w:val="en-IN"/>
        </w:rPr>
      </w:pPr>
    </w:p>
    <w:p w14:paraId="1ABFD361" w14:textId="3D70BC0E" w:rsidR="00DB4F26" w:rsidRDefault="00DB4F26" w:rsidP="00B80189">
      <w:pPr>
        <w:suppressAutoHyphens w:val="0"/>
        <w:spacing w:after="200" w:line="276" w:lineRule="auto"/>
        <w:jc w:val="right"/>
        <w:rPr>
          <w:rFonts w:eastAsia="Batang"/>
          <w:b/>
          <w:lang w:val="en-IN"/>
        </w:rPr>
      </w:pPr>
    </w:p>
    <w:p w14:paraId="28EB30FD" w14:textId="77777777" w:rsidR="002A7995" w:rsidRPr="00B80189" w:rsidRDefault="002A7995" w:rsidP="00B80189">
      <w:pPr>
        <w:suppressAutoHyphens w:val="0"/>
        <w:spacing w:after="200" w:line="276" w:lineRule="auto"/>
        <w:jc w:val="right"/>
        <w:rPr>
          <w:rFonts w:eastAsia="Batang"/>
          <w:b/>
          <w:lang w:val="en-IN"/>
        </w:rPr>
      </w:pPr>
    </w:p>
    <w:sectPr w:rsidR="002A7995" w:rsidRPr="00B80189">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shika Singh     /LWBG/IBANK/DLI" w:date="2026-06-09T10:15:00Z" w:initials="RS">
    <w:p w14:paraId="3E7251B5" w14:textId="77777777" w:rsidR="009D509D" w:rsidRDefault="009D509D" w:rsidP="009D509D">
      <w:pPr>
        <w:pStyle w:val="CommentText"/>
      </w:pPr>
      <w:r>
        <w:rPr>
          <w:rStyle w:val="CommentReference"/>
        </w:rPr>
        <w:annotationRef/>
      </w:r>
      <w:r>
        <w:rPr>
          <w:lang w:val="en-IN"/>
        </w:rPr>
        <w:t xml:space="preserve">Business- Why is the place of execution Delhi? </w:t>
      </w:r>
    </w:p>
  </w:comment>
  <w:comment w:id="1" w:author="Rishika Singh     /LWBG/IBANK/DLI" w:date="2026-06-09T10:17:00Z" w:initials="RS">
    <w:p w14:paraId="56876CEB" w14:textId="77777777" w:rsidR="009D509D" w:rsidRDefault="009D509D" w:rsidP="009D509D">
      <w:pPr>
        <w:pStyle w:val="CommentText"/>
      </w:pPr>
      <w:r>
        <w:rPr>
          <w:rStyle w:val="CommentReference"/>
        </w:rPr>
        <w:annotationRef/>
      </w:r>
      <w:r>
        <w:rPr>
          <w:lang w:val="en-IN"/>
        </w:rPr>
        <w:t>Business- Please insert the factual details</w:t>
      </w:r>
    </w:p>
  </w:comment>
  <w:comment w:id="2" w:author="Rishika Singh     /LWBG/IBANK/DLI" w:date="2026-06-09T10:46:00Z" w:initials="RS">
    <w:p w14:paraId="4D46330B" w14:textId="77777777" w:rsidR="00FA0C91" w:rsidRDefault="00FA0C91" w:rsidP="00FA0C91">
      <w:pPr>
        <w:pStyle w:val="CommentText"/>
      </w:pPr>
      <w:r>
        <w:rPr>
          <w:rStyle w:val="CommentReference"/>
        </w:rPr>
        <w:annotationRef/>
      </w:r>
      <w:r>
        <w:rPr>
          <w:lang w:val="en-IN"/>
        </w:rPr>
        <w:t>Business to modify this and insert correct factual details herein</w:t>
      </w:r>
    </w:p>
  </w:comment>
  <w:comment w:id="3" w:author="Rishika Singh     /LWBG/IBANK/DLI" w:date="2026-06-09T10:53:00Z" w:initials="RS">
    <w:p w14:paraId="026DCF54" w14:textId="77777777" w:rsidR="00FA0C91" w:rsidRDefault="00FA0C91" w:rsidP="00FA0C91">
      <w:pPr>
        <w:pStyle w:val="CommentText"/>
      </w:pPr>
      <w:r>
        <w:rPr>
          <w:rStyle w:val="CommentReference"/>
        </w:rPr>
        <w:annotationRef/>
      </w:r>
      <w:r>
        <w:rPr>
          <w:lang w:val="en-IN"/>
        </w:rPr>
        <w:t xml:space="preserve">Business- Please share this initiative for my review. </w:t>
      </w:r>
    </w:p>
  </w:comment>
  <w:comment w:id="4" w:author="Rishika Singh     /LWBG/IBANK/DLI" w:date="2026-06-09T11:11:00Z" w:initials="RS">
    <w:p w14:paraId="0306941E" w14:textId="77777777" w:rsidR="00E77634" w:rsidRDefault="00E77634" w:rsidP="00E77634">
      <w:pPr>
        <w:pStyle w:val="CommentText"/>
      </w:pPr>
      <w:r>
        <w:rPr>
          <w:rStyle w:val="CommentReference"/>
        </w:rPr>
        <w:annotationRef/>
      </w:r>
      <w:r>
        <w:rPr>
          <w:lang w:val="en-IN"/>
        </w:rPr>
        <w:t xml:space="preserve">Business- Please confirm  if these are operationally and commercially feasible and will be implemented by the bank. </w:t>
      </w:r>
    </w:p>
  </w:comment>
  <w:comment w:id="5" w:author="Rishika Singh     /LWBG/IBANK/DLI" w:date="2026-06-09T11:11:00Z" w:initials="RS">
    <w:p w14:paraId="5984B43C" w14:textId="77777777" w:rsidR="00E77634" w:rsidRDefault="00E77634" w:rsidP="00E77634">
      <w:pPr>
        <w:pStyle w:val="CommentText"/>
      </w:pPr>
      <w:r>
        <w:rPr>
          <w:rStyle w:val="CommentReference"/>
        </w:rPr>
        <w:annotationRef/>
      </w:r>
      <w:r>
        <w:rPr>
          <w:lang w:val="en-IN"/>
        </w:rPr>
        <w:t xml:space="preserve">Please add the complete details </w:t>
      </w:r>
    </w:p>
  </w:comment>
  <w:comment w:id="6" w:author="Rishika Singh     /LWBG/IBANK/DLI" w:date="2026-06-09T11:14:00Z" w:initials="RS">
    <w:p w14:paraId="6B7BB7FC" w14:textId="77777777" w:rsidR="00E77634" w:rsidRDefault="00E77634" w:rsidP="00E77634">
      <w:pPr>
        <w:pStyle w:val="CommentText"/>
      </w:pPr>
      <w:r>
        <w:rPr>
          <w:rStyle w:val="CommentReference"/>
        </w:rPr>
        <w:annotationRef/>
      </w:r>
      <w:r>
        <w:rPr>
          <w:lang w:val="en-IN"/>
        </w:rPr>
        <w:t xml:space="preserve">Business to let us know if this is commercially acceptable. </w:t>
      </w:r>
    </w:p>
  </w:comment>
  <w:comment w:id="7" w:author="Rishika Singh     /LWBG/IBANK/DLI" w:date="2026-06-09T11:19:00Z" w:initials="RS">
    <w:p w14:paraId="5BA5349C" w14:textId="77777777" w:rsidR="00E77634" w:rsidRDefault="00E77634" w:rsidP="00E77634">
      <w:pPr>
        <w:pStyle w:val="CommentText"/>
      </w:pPr>
      <w:r>
        <w:rPr>
          <w:rStyle w:val="CommentReference"/>
        </w:rPr>
        <w:annotationRef/>
      </w:r>
      <w:r>
        <w:rPr>
          <w:lang w:val="en-IN"/>
        </w:rPr>
        <w:t xml:space="preserve">Business- Please confirm  if these are operationally and commercially feasible and will be implemented by the bank. </w:t>
      </w:r>
    </w:p>
  </w:comment>
  <w:comment w:id="8" w:author="Rishika Singh     /LWBG/IBANK/DLI" w:date="2026-06-09T11:46:00Z" w:initials="RS">
    <w:p w14:paraId="3363DC72" w14:textId="77777777" w:rsidR="00C054EC" w:rsidRDefault="00C054EC" w:rsidP="00C054EC">
      <w:pPr>
        <w:pStyle w:val="CommentText"/>
      </w:pPr>
      <w:r>
        <w:rPr>
          <w:rStyle w:val="CommentReference"/>
        </w:rPr>
        <w:annotationRef/>
      </w:r>
      <w:r>
        <w:rPr>
          <w:lang w:val="en-IN"/>
        </w:rPr>
        <w:t>What is SRLM?</w:t>
      </w:r>
    </w:p>
  </w:comment>
  <w:comment w:id="9" w:author="Rishika Singh     /LWBG/IBANK/DLI" w:date="2026-06-09T12:39:00Z" w:initials="RS">
    <w:p w14:paraId="3ECE2DAF" w14:textId="77777777" w:rsidR="003911E8" w:rsidRDefault="003911E8" w:rsidP="003911E8">
      <w:pPr>
        <w:pStyle w:val="CommentText"/>
      </w:pPr>
      <w:r>
        <w:rPr>
          <w:rStyle w:val="CommentReference"/>
        </w:rPr>
        <w:annotationRef/>
      </w:r>
      <w:r>
        <w:rPr>
          <w:lang w:val="en-IN"/>
        </w:rPr>
        <w:t xml:space="preserve">Business- Please confirm  if these are operationally and commercially feasible </w:t>
      </w:r>
    </w:p>
  </w:comment>
  <w:comment w:id="11" w:author="Rishika Singh     /LWBG/IBANK/DLI" w:date="2026-06-09T12:39:00Z" w:initials="RS">
    <w:p w14:paraId="6BD4CD51" w14:textId="77777777" w:rsidR="003911E8" w:rsidRDefault="003911E8" w:rsidP="003911E8">
      <w:pPr>
        <w:pStyle w:val="CommentText"/>
      </w:pPr>
      <w:r>
        <w:rPr>
          <w:rStyle w:val="CommentReference"/>
        </w:rPr>
        <w:annotationRef/>
      </w:r>
      <w:r>
        <w:rPr>
          <w:lang w:val="en-IN"/>
        </w:rPr>
        <w:t>Please use defined terms throughout the document</w:t>
      </w:r>
    </w:p>
  </w:comment>
  <w:comment w:id="10" w:author="Rishika Singh     /LWBG/IBANK/DLI" w:date="2026-06-09T12:40:00Z" w:initials="RS">
    <w:p w14:paraId="4666FA21" w14:textId="77777777" w:rsidR="003911E8" w:rsidRDefault="003911E8" w:rsidP="003911E8">
      <w:pPr>
        <w:pStyle w:val="CommentText"/>
      </w:pPr>
      <w:r>
        <w:rPr>
          <w:rStyle w:val="CommentReference"/>
        </w:rPr>
        <w:annotationRef/>
      </w:r>
      <w:r>
        <w:rPr>
          <w:lang w:val="en-IN"/>
        </w:rPr>
        <w:t>Business- Please confirm  if these are operationally and commercially feasible and will be implemented by the bank.</w:t>
      </w:r>
    </w:p>
  </w:comment>
  <w:comment w:id="12" w:author="Rishika Singh     /LWBG/IBANK/DLI" w:date="2026-06-09T12:41:00Z" w:initials="RS">
    <w:p w14:paraId="0B91BFD7" w14:textId="77777777" w:rsidR="003911E8" w:rsidRDefault="003911E8" w:rsidP="003911E8">
      <w:pPr>
        <w:pStyle w:val="CommentText"/>
      </w:pPr>
      <w:r>
        <w:rPr>
          <w:rStyle w:val="CommentReference"/>
        </w:rPr>
        <w:annotationRef/>
      </w:r>
      <w:r>
        <w:rPr>
          <w:lang w:val="en-IN"/>
        </w:rPr>
        <w:t>Please add complete details</w:t>
      </w:r>
    </w:p>
  </w:comment>
  <w:comment w:id="13" w:author="Rishika Singh     /LWBG/IBANK/DLI" w:date="2026-06-09T12:42:00Z" w:initials="RS">
    <w:p w14:paraId="6CA67948" w14:textId="77777777" w:rsidR="003911E8" w:rsidRDefault="003911E8" w:rsidP="003911E8">
      <w:pPr>
        <w:pStyle w:val="CommentText"/>
      </w:pPr>
      <w:r>
        <w:rPr>
          <w:rStyle w:val="CommentReference"/>
        </w:rPr>
        <w:annotationRef/>
      </w:r>
      <w:r>
        <w:rPr>
          <w:lang w:val="en-IN"/>
        </w:rPr>
        <w:t>Who are clients referred to herein?</w:t>
      </w:r>
    </w:p>
  </w:comment>
  <w:comment w:id="14" w:author="Rishika Singh     /LWBG/IBANK/DLI" w:date="2026-06-09T12:43:00Z" w:initials="RS">
    <w:p w14:paraId="09C0C652" w14:textId="77777777" w:rsidR="003911E8" w:rsidRDefault="003911E8" w:rsidP="003911E8">
      <w:pPr>
        <w:pStyle w:val="CommentText"/>
      </w:pPr>
      <w:r>
        <w:rPr>
          <w:rStyle w:val="CommentReference"/>
        </w:rPr>
        <w:annotationRef/>
      </w:r>
      <w:r>
        <w:rPr>
          <w:lang w:val="en-IN"/>
        </w:rPr>
        <w:t>Business to ensure compliance</w:t>
      </w:r>
    </w:p>
  </w:comment>
  <w:comment w:id="25" w:author="Rishika Singh     /LWBG/IBANK/DLI" w:date="2026-06-09T12:53:00Z" w:initials="RS">
    <w:p w14:paraId="6379F6FB" w14:textId="77777777" w:rsidR="004014DF" w:rsidRDefault="004014DF" w:rsidP="004014DF">
      <w:pPr>
        <w:pStyle w:val="CommentText"/>
      </w:pPr>
      <w:r>
        <w:rPr>
          <w:rStyle w:val="CommentReference"/>
        </w:rPr>
        <w:annotationRef/>
      </w:r>
      <w:r>
        <w:rPr>
          <w:lang w:val="en-IN"/>
        </w:rPr>
        <w:t>Please use defined terms throughout the document</w:t>
      </w:r>
    </w:p>
  </w:comment>
  <w:comment w:id="26" w:author="Rishika Singh     /LWBG/IBANK/DLI" w:date="2026-06-09T12:54:00Z" w:initials="RS">
    <w:p w14:paraId="69222F7D" w14:textId="77777777" w:rsidR="004014DF" w:rsidRDefault="004014DF" w:rsidP="004014DF">
      <w:pPr>
        <w:pStyle w:val="CommentText"/>
      </w:pPr>
      <w:r>
        <w:rPr>
          <w:rStyle w:val="CommentReference"/>
        </w:rPr>
        <w:annotationRef/>
      </w:r>
      <w:r>
        <w:rPr>
          <w:lang w:val="en-IN"/>
        </w:rPr>
        <w:t>Business to confirm on this aspect</w:t>
      </w:r>
    </w:p>
  </w:comment>
  <w:comment w:id="27" w:author="Rishika Singh     /LWBG/IBANK/DLI" w:date="2026-06-09T12:54:00Z" w:initials="RS">
    <w:p w14:paraId="3E81BA59" w14:textId="77777777" w:rsidR="004014DF" w:rsidRDefault="004014DF" w:rsidP="004014DF">
      <w:pPr>
        <w:pStyle w:val="CommentText"/>
      </w:pPr>
      <w:r>
        <w:rPr>
          <w:rStyle w:val="CommentReference"/>
        </w:rPr>
        <w:annotationRef/>
      </w:r>
      <w:r>
        <w:rPr>
          <w:lang w:val="en-IN"/>
        </w:rPr>
        <w:t>Please modify this</w:t>
      </w:r>
    </w:p>
  </w:comment>
  <w:comment w:id="29" w:author="Rishika Singh     /LWBG/IBANK/DLI" w:date="2026-06-09T12:55:00Z" w:initials="RS">
    <w:p w14:paraId="3C4D3D90" w14:textId="77777777" w:rsidR="004014DF" w:rsidRDefault="004014DF" w:rsidP="004014DF">
      <w:pPr>
        <w:pStyle w:val="CommentText"/>
      </w:pPr>
      <w:r>
        <w:rPr>
          <w:rStyle w:val="CommentReference"/>
        </w:rPr>
        <w:annotationRef/>
      </w:r>
      <w:r>
        <w:rPr>
          <w:lang w:val="en-IN"/>
        </w:rPr>
        <w:t>Business to add details</w:t>
      </w:r>
    </w:p>
  </w:comment>
  <w:comment w:id="33" w:author="Rishika Singh     /LWBG/IBANK/DLI" w:date="2026-06-09T12:57:00Z" w:initials="RS">
    <w:p w14:paraId="3458CFE8" w14:textId="77777777" w:rsidR="004014DF" w:rsidRDefault="004014DF" w:rsidP="004014DF">
      <w:pPr>
        <w:pStyle w:val="CommentText"/>
      </w:pPr>
      <w:r>
        <w:rPr>
          <w:rStyle w:val="CommentReference"/>
        </w:rPr>
        <w:annotationRef/>
      </w:r>
      <w:r>
        <w:rPr>
          <w:lang w:val="en-IN"/>
        </w:rPr>
        <w:t>This is already captured in article X</w:t>
      </w:r>
    </w:p>
  </w:comment>
  <w:comment w:id="35" w:author="Rishika Singh     /LWBG/IBANK/DLI" w:date="2026-06-09T12:58:00Z" w:initials="RS">
    <w:p w14:paraId="01501C57" w14:textId="77777777" w:rsidR="004014DF" w:rsidRDefault="004014DF" w:rsidP="004014DF">
      <w:pPr>
        <w:pStyle w:val="CommentText"/>
      </w:pPr>
      <w:r>
        <w:rPr>
          <w:rStyle w:val="CommentReference"/>
        </w:rPr>
        <w:annotationRef/>
      </w:r>
      <w:r>
        <w:rPr>
          <w:lang w:val="en-IN"/>
        </w:rPr>
        <w:t>Business to note</w:t>
      </w:r>
    </w:p>
  </w:comment>
  <w:comment w:id="37" w:author="Rishika Singh     /LWBG/IBANK/DLI" w:date="2026-06-09T12:59:00Z" w:initials="RS">
    <w:p w14:paraId="7D7E2B0C" w14:textId="77777777" w:rsidR="00DD0A43" w:rsidRDefault="00DD0A43" w:rsidP="00DD0A43">
      <w:pPr>
        <w:pStyle w:val="CommentText"/>
      </w:pPr>
      <w:r>
        <w:rPr>
          <w:rStyle w:val="CommentReference"/>
        </w:rPr>
        <w:annotationRef/>
      </w:r>
      <w:r>
        <w:rPr>
          <w:lang w:val="en-IN"/>
        </w:rPr>
        <w:t>Business to add details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7251B5" w15:done="0"/>
  <w15:commentEx w15:paraId="56876CEB" w15:done="0"/>
  <w15:commentEx w15:paraId="4D46330B" w15:done="0"/>
  <w15:commentEx w15:paraId="026DCF54" w15:done="0"/>
  <w15:commentEx w15:paraId="0306941E" w15:done="0"/>
  <w15:commentEx w15:paraId="5984B43C" w15:done="0"/>
  <w15:commentEx w15:paraId="6B7BB7FC" w15:done="0"/>
  <w15:commentEx w15:paraId="5BA5349C" w15:done="0"/>
  <w15:commentEx w15:paraId="3363DC72" w15:done="0"/>
  <w15:commentEx w15:paraId="3ECE2DAF" w15:done="0"/>
  <w15:commentEx w15:paraId="6BD4CD51" w15:done="0"/>
  <w15:commentEx w15:paraId="4666FA21" w15:done="0"/>
  <w15:commentEx w15:paraId="0B91BFD7" w15:done="0"/>
  <w15:commentEx w15:paraId="6CA67948" w15:done="0"/>
  <w15:commentEx w15:paraId="09C0C652" w15:done="0"/>
  <w15:commentEx w15:paraId="6379F6FB" w15:done="0"/>
  <w15:commentEx w15:paraId="69222F7D" w15:done="0"/>
  <w15:commentEx w15:paraId="3E81BA59" w15:done="0"/>
  <w15:commentEx w15:paraId="3C4D3D90" w15:done="0"/>
  <w15:commentEx w15:paraId="3458CFE8" w15:done="0"/>
  <w15:commentEx w15:paraId="01501C57" w15:done="0"/>
  <w15:commentEx w15:paraId="7D7E2B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854350" w16cex:dateUtc="2026-06-09T04:45:00Z"/>
  <w16cex:commentExtensible w16cex:durableId="266E7978" w16cex:dateUtc="2026-06-09T04:47:00Z"/>
  <w16cex:commentExtensible w16cex:durableId="477FD048" w16cex:dateUtc="2026-06-09T05:16:00Z"/>
  <w16cex:commentExtensible w16cex:durableId="50A8B855" w16cex:dateUtc="2026-06-09T05:23:00Z"/>
  <w16cex:commentExtensible w16cex:durableId="565C2AB9" w16cex:dateUtc="2026-06-09T05:41:00Z"/>
  <w16cex:commentExtensible w16cex:durableId="2094EB8D" w16cex:dateUtc="2026-06-09T05:41:00Z"/>
  <w16cex:commentExtensible w16cex:durableId="64C8A103" w16cex:dateUtc="2026-06-09T05:44:00Z"/>
  <w16cex:commentExtensible w16cex:durableId="2E62C4A2" w16cex:dateUtc="2026-06-09T05:49:00Z"/>
  <w16cex:commentExtensible w16cex:durableId="7C1FA110" w16cex:dateUtc="2026-06-09T06:16:00Z"/>
  <w16cex:commentExtensible w16cex:durableId="74D8D9A1" w16cex:dateUtc="2026-06-09T07:09:00Z"/>
  <w16cex:commentExtensible w16cex:durableId="4B45F109" w16cex:dateUtc="2026-06-09T07:09:00Z"/>
  <w16cex:commentExtensible w16cex:durableId="2631E788" w16cex:dateUtc="2026-06-09T07:10:00Z"/>
  <w16cex:commentExtensible w16cex:durableId="79708504" w16cex:dateUtc="2026-06-09T07:11:00Z"/>
  <w16cex:commentExtensible w16cex:durableId="7A123458" w16cex:dateUtc="2026-06-09T07:12:00Z"/>
  <w16cex:commentExtensible w16cex:durableId="70824DE2" w16cex:dateUtc="2026-06-09T07:13:00Z"/>
  <w16cex:commentExtensible w16cex:durableId="3FEBEAE6" w16cex:dateUtc="2026-06-09T07:23:00Z"/>
  <w16cex:commentExtensible w16cex:durableId="7595B8F3" w16cex:dateUtc="2026-06-09T07:24:00Z"/>
  <w16cex:commentExtensible w16cex:durableId="074A2696" w16cex:dateUtc="2026-06-09T07:24:00Z"/>
  <w16cex:commentExtensible w16cex:durableId="74F5FC67" w16cex:dateUtc="2026-06-09T07:25:00Z"/>
  <w16cex:commentExtensible w16cex:durableId="53CACCA0" w16cex:dateUtc="2026-06-09T07:27:00Z"/>
  <w16cex:commentExtensible w16cex:durableId="566554EB" w16cex:dateUtc="2026-06-09T07:28:00Z"/>
  <w16cex:commentExtensible w16cex:durableId="4730CC9E" w16cex:dateUtc="2026-06-09T0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7251B5" w16cid:durableId="78854350"/>
  <w16cid:commentId w16cid:paraId="56876CEB" w16cid:durableId="266E7978"/>
  <w16cid:commentId w16cid:paraId="4D46330B" w16cid:durableId="477FD048"/>
  <w16cid:commentId w16cid:paraId="026DCF54" w16cid:durableId="50A8B855"/>
  <w16cid:commentId w16cid:paraId="0306941E" w16cid:durableId="565C2AB9"/>
  <w16cid:commentId w16cid:paraId="5984B43C" w16cid:durableId="2094EB8D"/>
  <w16cid:commentId w16cid:paraId="6B7BB7FC" w16cid:durableId="64C8A103"/>
  <w16cid:commentId w16cid:paraId="5BA5349C" w16cid:durableId="2E62C4A2"/>
  <w16cid:commentId w16cid:paraId="3363DC72" w16cid:durableId="7C1FA110"/>
  <w16cid:commentId w16cid:paraId="3ECE2DAF" w16cid:durableId="74D8D9A1"/>
  <w16cid:commentId w16cid:paraId="6BD4CD51" w16cid:durableId="4B45F109"/>
  <w16cid:commentId w16cid:paraId="4666FA21" w16cid:durableId="2631E788"/>
  <w16cid:commentId w16cid:paraId="0B91BFD7" w16cid:durableId="79708504"/>
  <w16cid:commentId w16cid:paraId="6CA67948" w16cid:durableId="7A123458"/>
  <w16cid:commentId w16cid:paraId="09C0C652" w16cid:durableId="70824DE2"/>
  <w16cid:commentId w16cid:paraId="6379F6FB" w16cid:durableId="3FEBEAE6"/>
  <w16cid:commentId w16cid:paraId="69222F7D" w16cid:durableId="7595B8F3"/>
  <w16cid:commentId w16cid:paraId="3E81BA59" w16cid:durableId="074A2696"/>
  <w16cid:commentId w16cid:paraId="3C4D3D90" w16cid:durableId="74F5FC67"/>
  <w16cid:commentId w16cid:paraId="3458CFE8" w16cid:durableId="53CACCA0"/>
  <w16cid:commentId w16cid:paraId="01501C57" w16cid:durableId="566554EB"/>
  <w16cid:commentId w16cid:paraId="7D7E2B0C" w16cid:durableId="4730CC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703D7" w14:textId="77777777" w:rsidR="00CE58A9" w:rsidRDefault="00CE58A9" w:rsidP="00EA6625">
      <w:pPr>
        <w:spacing w:line="240" w:lineRule="auto"/>
      </w:pPr>
      <w:r>
        <w:separator/>
      </w:r>
    </w:p>
  </w:endnote>
  <w:endnote w:type="continuationSeparator" w:id="0">
    <w:p w14:paraId="6ADEB264" w14:textId="77777777" w:rsidR="00CE58A9" w:rsidRDefault="00CE58A9" w:rsidP="00EA66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panose1 w:val="020B0604020202020204"/>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ont288">
    <w:altName w:val="Times New Roman"/>
    <w:panose1 w:val="020B0604020202020204"/>
    <w:charset w:val="00"/>
    <w:family w:val="auto"/>
    <w:pitch w:val="variable"/>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982896"/>
      <w:docPartObj>
        <w:docPartGallery w:val="Page Numbers (Bottom of Page)"/>
        <w:docPartUnique/>
      </w:docPartObj>
    </w:sdtPr>
    <w:sdtEndPr>
      <w:rPr>
        <w:noProof/>
      </w:rPr>
    </w:sdtEndPr>
    <w:sdtContent>
      <w:p w14:paraId="30549CD1" w14:textId="539D299E" w:rsidR="00EA6625" w:rsidRDefault="00EA662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1627FF" w14:textId="77777777" w:rsidR="00EA6625" w:rsidRDefault="00EA6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7ECB2" w14:textId="77777777" w:rsidR="00CE58A9" w:rsidRDefault="00CE58A9" w:rsidP="00EA6625">
      <w:pPr>
        <w:spacing w:line="240" w:lineRule="auto"/>
      </w:pPr>
      <w:r>
        <w:separator/>
      </w:r>
    </w:p>
  </w:footnote>
  <w:footnote w:type="continuationSeparator" w:id="0">
    <w:p w14:paraId="0F152599" w14:textId="77777777" w:rsidR="00CE58A9" w:rsidRDefault="00CE58A9" w:rsidP="00EA662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Num1"/>
    <w:lvl w:ilvl="0">
      <w:start w:val="1"/>
      <w:numFmt w:val="decimal"/>
      <w:lvlText w:val="%1)"/>
      <w:lvlJc w:val="left"/>
      <w:pPr>
        <w:tabs>
          <w:tab w:val="num" w:pos="720"/>
        </w:tabs>
        <w:ind w:left="720" w:hanging="360"/>
      </w:pPr>
      <w:rPr>
        <w:rFonts w:eastAsia="Times New Roman" w:cs="Times New Roman"/>
        <w:b/>
        <w:bCs/>
        <w:i w:val="0"/>
        <w:iCs w:val="0"/>
      </w:rPr>
    </w:lvl>
    <w:lvl w:ilvl="1">
      <w:start w:val="1"/>
      <w:numFmt w:val="lowerLetter"/>
      <w:lvlText w:val="%2."/>
      <w:lvlJc w:val="left"/>
      <w:pPr>
        <w:tabs>
          <w:tab w:val="num" w:pos="1440"/>
        </w:tabs>
        <w:ind w:left="1440" w:hanging="360"/>
      </w:pPr>
    </w:lvl>
    <w:lvl w:ilvl="2">
      <w:start w:val="1"/>
      <w:numFmt w:val="lowerRoman"/>
      <w:lvlText w:val="%2.%3."/>
      <w:lvlJc w:val="right"/>
      <w:pPr>
        <w:tabs>
          <w:tab w:val="num" w:pos="2160"/>
        </w:tabs>
        <w:ind w:left="2160" w:hanging="180"/>
      </w:pPr>
    </w:lvl>
    <w:lvl w:ilvl="3">
      <w:start w:val="1"/>
      <w:numFmt w:val="decimal"/>
      <w:lvlText w:val="%2.%3.%4."/>
      <w:lvlJc w:val="left"/>
      <w:pPr>
        <w:tabs>
          <w:tab w:val="num" w:pos="2880"/>
        </w:tabs>
        <w:ind w:left="2880" w:hanging="360"/>
      </w:pPr>
    </w:lvl>
    <w:lvl w:ilvl="4">
      <w:start w:val="1"/>
      <w:numFmt w:val="lowerLetter"/>
      <w:lvlText w:val="%2.%3.%4.%5."/>
      <w:lvlJc w:val="left"/>
      <w:pPr>
        <w:tabs>
          <w:tab w:val="num" w:pos="3600"/>
        </w:tabs>
        <w:ind w:left="3600" w:hanging="360"/>
      </w:pPr>
    </w:lvl>
    <w:lvl w:ilvl="5">
      <w:start w:val="1"/>
      <w:numFmt w:val="lowerRoman"/>
      <w:lvlText w:val="%2.%3.%4.%5.%6."/>
      <w:lvlJc w:val="right"/>
      <w:pPr>
        <w:tabs>
          <w:tab w:val="num" w:pos="4320"/>
        </w:tabs>
        <w:ind w:left="4320" w:hanging="180"/>
      </w:pPr>
    </w:lvl>
    <w:lvl w:ilvl="6">
      <w:start w:val="1"/>
      <w:numFmt w:val="decimal"/>
      <w:lvlText w:val="%2.%3.%4.%5.%6.%7."/>
      <w:lvlJc w:val="left"/>
      <w:pPr>
        <w:tabs>
          <w:tab w:val="num" w:pos="5040"/>
        </w:tabs>
        <w:ind w:left="5040" w:hanging="360"/>
      </w:pPr>
    </w:lvl>
    <w:lvl w:ilvl="7">
      <w:start w:val="1"/>
      <w:numFmt w:val="lowerLetter"/>
      <w:lvlText w:val="%2.%3.%4.%5.%6.%7.%8."/>
      <w:lvlJc w:val="left"/>
      <w:pPr>
        <w:tabs>
          <w:tab w:val="num" w:pos="5760"/>
        </w:tabs>
        <w:ind w:left="5760" w:hanging="360"/>
      </w:pPr>
    </w:lvl>
    <w:lvl w:ilvl="8">
      <w:start w:val="1"/>
      <w:numFmt w:val="lowerRoman"/>
      <w:lvlText w:val="%2.%3.%4.%5.%6.%7.%8.%9."/>
      <w:lvlJc w:val="right"/>
      <w:pPr>
        <w:tabs>
          <w:tab w:val="num" w:pos="6480"/>
        </w:tabs>
        <w:ind w:left="6480" w:hanging="180"/>
      </w:pPr>
    </w:lvl>
  </w:abstractNum>
  <w:abstractNum w:abstractNumId="2" w15:restartNumberingAfterBreak="0">
    <w:nsid w:val="00000004"/>
    <w:multiLevelType w:val="multilevel"/>
    <w:tmpl w:val="00000004"/>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3" w15:restartNumberingAfterBreak="0">
    <w:nsid w:val="00000005"/>
    <w:multiLevelType w:val="multilevel"/>
    <w:tmpl w:val="00000005"/>
    <w:name w:val="WWNum9"/>
    <w:lvl w:ilvl="0">
      <w:start w:val="1"/>
      <w:numFmt w:val="decimal"/>
      <w:lvlText w:val="%1)"/>
      <w:lvlJc w:val="left"/>
      <w:pPr>
        <w:tabs>
          <w:tab w:val="num" w:pos="720"/>
        </w:tabs>
        <w:ind w:left="720" w:hanging="360"/>
      </w:pPr>
      <w:rPr>
        <w:rFonts w:eastAsia="Times New Roman" w:cs="Times New Roman"/>
        <w:b/>
        <w:bCs/>
      </w:rPr>
    </w:lvl>
    <w:lvl w:ilvl="1">
      <w:start w:val="1"/>
      <w:numFmt w:val="lowerLetter"/>
      <w:lvlText w:val="%2."/>
      <w:lvlJc w:val="left"/>
      <w:pPr>
        <w:tabs>
          <w:tab w:val="num" w:pos="1440"/>
        </w:tabs>
        <w:ind w:left="1440" w:hanging="360"/>
      </w:pPr>
    </w:lvl>
    <w:lvl w:ilvl="2">
      <w:start w:val="1"/>
      <w:numFmt w:val="lowerRoman"/>
      <w:lvlText w:val="%2.%3."/>
      <w:lvlJc w:val="right"/>
      <w:pPr>
        <w:tabs>
          <w:tab w:val="num" w:pos="2160"/>
        </w:tabs>
        <w:ind w:left="2160" w:hanging="180"/>
      </w:pPr>
    </w:lvl>
    <w:lvl w:ilvl="3">
      <w:start w:val="1"/>
      <w:numFmt w:val="decimal"/>
      <w:lvlText w:val="%2.%3.%4."/>
      <w:lvlJc w:val="left"/>
      <w:pPr>
        <w:tabs>
          <w:tab w:val="num" w:pos="2880"/>
        </w:tabs>
        <w:ind w:left="2880" w:hanging="360"/>
      </w:pPr>
    </w:lvl>
    <w:lvl w:ilvl="4">
      <w:start w:val="1"/>
      <w:numFmt w:val="lowerLetter"/>
      <w:lvlText w:val="%2.%3.%4.%5."/>
      <w:lvlJc w:val="left"/>
      <w:pPr>
        <w:tabs>
          <w:tab w:val="num" w:pos="3600"/>
        </w:tabs>
        <w:ind w:left="3600" w:hanging="360"/>
      </w:pPr>
    </w:lvl>
    <w:lvl w:ilvl="5">
      <w:start w:val="1"/>
      <w:numFmt w:val="lowerRoman"/>
      <w:lvlText w:val="%2.%3.%4.%5.%6."/>
      <w:lvlJc w:val="right"/>
      <w:pPr>
        <w:tabs>
          <w:tab w:val="num" w:pos="4320"/>
        </w:tabs>
        <w:ind w:left="4320" w:hanging="180"/>
      </w:pPr>
    </w:lvl>
    <w:lvl w:ilvl="6">
      <w:start w:val="1"/>
      <w:numFmt w:val="decimal"/>
      <w:lvlText w:val="%2.%3.%4.%5.%6.%7."/>
      <w:lvlJc w:val="left"/>
      <w:pPr>
        <w:tabs>
          <w:tab w:val="num" w:pos="5040"/>
        </w:tabs>
        <w:ind w:left="5040" w:hanging="360"/>
      </w:pPr>
    </w:lvl>
    <w:lvl w:ilvl="7">
      <w:start w:val="1"/>
      <w:numFmt w:val="lowerLetter"/>
      <w:lvlText w:val="%2.%3.%4.%5.%6.%7.%8."/>
      <w:lvlJc w:val="left"/>
      <w:pPr>
        <w:tabs>
          <w:tab w:val="num" w:pos="5760"/>
        </w:tabs>
        <w:ind w:left="5760" w:hanging="360"/>
      </w:pPr>
    </w:lvl>
    <w:lvl w:ilvl="8">
      <w:start w:val="1"/>
      <w:numFmt w:val="lowerRoman"/>
      <w:lvlText w:val="%2.%3.%4.%5.%6.%7.%8.%9."/>
      <w:lvlJc w:val="right"/>
      <w:pPr>
        <w:tabs>
          <w:tab w:val="num" w:pos="6480"/>
        </w:tabs>
        <w:ind w:left="6480" w:hanging="180"/>
      </w:pPr>
    </w:lvl>
  </w:abstractNum>
  <w:abstractNum w:abstractNumId="4" w15:restartNumberingAfterBreak="0">
    <w:nsid w:val="00000006"/>
    <w:multiLevelType w:val="multilevel"/>
    <w:tmpl w:val="00000006"/>
    <w:name w:val="WWNum10"/>
    <w:lvl w:ilvl="0">
      <w:start w:val="1"/>
      <w:numFmt w:val="decimal"/>
      <w:lvlText w:val="%1)"/>
      <w:lvlJc w:val="left"/>
      <w:pPr>
        <w:tabs>
          <w:tab w:val="num" w:pos="720"/>
        </w:tabs>
        <w:ind w:left="720" w:hanging="360"/>
      </w:pPr>
      <w:rPr>
        <w:rFonts w:eastAsia="Times New Roman" w:cs="Times New Roman"/>
        <w:b/>
        <w:bCs/>
      </w:rPr>
    </w:lvl>
    <w:lvl w:ilvl="1">
      <w:start w:val="1"/>
      <w:numFmt w:val="lowerLetter"/>
      <w:lvlText w:val="%2."/>
      <w:lvlJc w:val="left"/>
      <w:pPr>
        <w:tabs>
          <w:tab w:val="num" w:pos="1440"/>
        </w:tabs>
        <w:ind w:left="1440" w:hanging="360"/>
      </w:pPr>
    </w:lvl>
    <w:lvl w:ilvl="2">
      <w:start w:val="1"/>
      <w:numFmt w:val="lowerRoman"/>
      <w:lvlText w:val="%2.%3."/>
      <w:lvlJc w:val="right"/>
      <w:pPr>
        <w:tabs>
          <w:tab w:val="num" w:pos="2160"/>
        </w:tabs>
        <w:ind w:left="2160" w:hanging="180"/>
      </w:pPr>
    </w:lvl>
    <w:lvl w:ilvl="3">
      <w:start w:val="1"/>
      <w:numFmt w:val="decimal"/>
      <w:lvlText w:val="%2.%3.%4."/>
      <w:lvlJc w:val="left"/>
      <w:pPr>
        <w:tabs>
          <w:tab w:val="num" w:pos="2880"/>
        </w:tabs>
        <w:ind w:left="2880" w:hanging="360"/>
      </w:pPr>
    </w:lvl>
    <w:lvl w:ilvl="4">
      <w:start w:val="1"/>
      <w:numFmt w:val="lowerLetter"/>
      <w:lvlText w:val="%2.%3.%4.%5."/>
      <w:lvlJc w:val="left"/>
      <w:pPr>
        <w:tabs>
          <w:tab w:val="num" w:pos="3600"/>
        </w:tabs>
        <w:ind w:left="3600" w:hanging="360"/>
      </w:pPr>
    </w:lvl>
    <w:lvl w:ilvl="5">
      <w:start w:val="1"/>
      <w:numFmt w:val="lowerRoman"/>
      <w:lvlText w:val="%2.%3.%4.%5.%6."/>
      <w:lvlJc w:val="right"/>
      <w:pPr>
        <w:tabs>
          <w:tab w:val="num" w:pos="4320"/>
        </w:tabs>
        <w:ind w:left="4320" w:hanging="180"/>
      </w:pPr>
    </w:lvl>
    <w:lvl w:ilvl="6">
      <w:start w:val="1"/>
      <w:numFmt w:val="decimal"/>
      <w:lvlText w:val="%2.%3.%4.%5.%6.%7."/>
      <w:lvlJc w:val="left"/>
      <w:pPr>
        <w:tabs>
          <w:tab w:val="num" w:pos="5040"/>
        </w:tabs>
        <w:ind w:left="5040" w:hanging="360"/>
      </w:pPr>
    </w:lvl>
    <w:lvl w:ilvl="7">
      <w:start w:val="1"/>
      <w:numFmt w:val="lowerLetter"/>
      <w:lvlText w:val="%2.%3.%4.%5.%6.%7.%8."/>
      <w:lvlJc w:val="left"/>
      <w:pPr>
        <w:tabs>
          <w:tab w:val="num" w:pos="5760"/>
        </w:tabs>
        <w:ind w:left="5760" w:hanging="360"/>
      </w:pPr>
    </w:lvl>
    <w:lvl w:ilvl="8">
      <w:start w:val="1"/>
      <w:numFmt w:val="lowerRoman"/>
      <w:lvlText w:val="%2.%3.%4.%5.%6.%7.%8.%9."/>
      <w:lvlJc w:val="right"/>
      <w:pPr>
        <w:tabs>
          <w:tab w:val="num" w:pos="6480"/>
        </w:tabs>
        <w:ind w:left="6480" w:hanging="180"/>
      </w:pPr>
    </w:lvl>
  </w:abstractNum>
  <w:abstractNum w:abstractNumId="5" w15:restartNumberingAfterBreak="0">
    <w:nsid w:val="00000007"/>
    <w:multiLevelType w:val="multilevel"/>
    <w:tmpl w:val="00000007"/>
    <w:name w:val="WWNum11"/>
    <w:lvl w:ilvl="0">
      <w:start w:val="1"/>
      <w:numFmt w:val="decimal"/>
      <w:lvlText w:val="%1)"/>
      <w:lvlJc w:val="left"/>
      <w:pPr>
        <w:tabs>
          <w:tab w:val="num" w:pos="720"/>
        </w:tabs>
        <w:ind w:left="720" w:hanging="360"/>
      </w:pPr>
      <w:rPr>
        <w:rFonts w:eastAsia="Times New Roman" w:cs="Times New Roman"/>
        <w:b/>
        <w:bCs/>
      </w:rPr>
    </w:lvl>
    <w:lvl w:ilvl="1">
      <w:start w:val="1"/>
      <w:numFmt w:val="lowerLetter"/>
      <w:lvlText w:val="%2."/>
      <w:lvlJc w:val="left"/>
      <w:pPr>
        <w:tabs>
          <w:tab w:val="num" w:pos="1440"/>
        </w:tabs>
        <w:ind w:left="1440" w:hanging="360"/>
      </w:pPr>
    </w:lvl>
    <w:lvl w:ilvl="2">
      <w:start w:val="1"/>
      <w:numFmt w:val="lowerRoman"/>
      <w:lvlText w:val="%2.%3."/>
      <w:lvlJc w:val="right"/>
      <w:pPr>
        <w:tabs>
          <w:tab w:val="num" w:pos="2160"/>
        </w:tabs>
        <w:ind w:left="2160" w:hanging="180"/>
      </w:pPr>
    </w:lvl>
    <w:lvl w:ilvl="3">
      <w:start w:val="1"/>
      <w:numFmt w:val="decimal"/>
      <w:lvlText w:val="%2.%3.%4."/>
      <w:lvlJc w:val="left"/>
      <w:pPr>
        <w:tabs>
          <w:tab w:val="num" w:pos="2880"/>
        </w:tabs>
        <w:ind w:left="2880" w:hanging="360"/>
      </w:pPr>
    </w:lvl>
    <w:lvl w:ilvl="4">
      <w:start w:val="1"/>
      <w:numFmt w:val="lowerLetter"/>
      <w:lvlText w:val="%2.%3.%4.%5."/>
      <w:lvlJc w:val="left"/>
      <w:pPr>
        <w:tabs>
          <w:tab w:val="num" w:pos="3600"/>
        </w:tabs>
        <w:ind w:left="3600" w:hanging="360"/>
      </w:pPr>
    </w:lvl>
    <w:lvl w:ilvl="5">
      <w:start w:val="1"/>
      <w:numFmt w:val="lowerRoman"/>
      <w:lvlText w:val="%2.%3.%4.%5.%6."/>
      <w:lvlJc w:val="right"/>
      <w:pPr>
        <w:tabs>
          <w:tab w:val="num" w:pos="4320"/>
        </w:tabs>
        <w:ind w:left="4320" w:hanging="180"/>
      </w:pPr>
    </w:lvl>
    <w:lvl w:ilvl="6">
      <w:start w:val="1"/>
      <w:numFmt w:val="decimal"/>
      <w:lvlText w:val="%2.%3.%4.%5.%6.%7."/>
      <w:lvlJc w:val="left"/>
      <w:pPr>
        <w:tabs>
          <w:tab w:val="num" w:pos="5040"/>
        </w:tabs>
        <w:ind w:left="5040" w:hanging="360"/>
      </w:pPr>
    </w:lvl>
    <w:lvl w:ilvl="7">
      <w:start w:val="1"/>
      <w:numFmt w:val="lowerLetter"/>
      <w:lvlText w:val="%2.%3.%4.%5.%6.%7.%8."/>
      <w:lvlJc w:val="left"/>
      <w:pPr>
        <w:tabs>
          <w:tab w:val="num" w:pos="5760"/>
        </w:tabs>
        <w:ind w:left="5760" w:hanging="360"/>
      </w:pPr>
    </w:lvl>
    <w:lvl w:ilvl="8">
      <w:start w:val="1"/>
      <w:numFmt w:val="lowerRoman"/>
      <w:lvlText w:val="%2.%3.%4.%5.%6.%7.%8.%9."/>
      <w:lvlJc w:val="right"/>
      <w:pPr>
        <w:tabs>
          <w:tab w:val="num" w:pos="6480"/>
        </w:tabs>
        <w:ind w:left="6480" w:hanging="180"/>
      </w:pPr>
    </w:lvl>
  </w:abstractNum>
  <w:abstractNum w:abstractNumId="6" w15:restartNumberingAfterBreak="0">
    <w:nsid w:val="00000008"/>
    <w:multiLevelType w:val="multilevel"/>
    <w:tmpl w:val="00000008"/>
    <w:name w:val="WWNum13"/>
    <w:lvl w:ilvl="0">
      <w:start w:val="1"/>
      <w:numFmt w:val="lowerRoman"/>
      <w:lvlText w:val="%1."/>
      <w:lvlJc w:val="right"/>
      <w:pPr>
        <w:tabs>
          <w:tab w:val="num" w:pos="0"/>
        </w:tabs>
        <w:ind w:left="1353" w:hanging="360"/>
      </w:pPr>
      <w:rPr>
        <w:b/>
        <w:bCs/>
      </w:rPr>
    </w:lvl>
    <w:lvl w:ilvl="1">
      <w:start w:val="1"/>
      <w:numFmt w:val="lowerLetter"/>
      <w:lvlText w:val="%2."/>
      <w:lvlJc w:val="left"/>
      <w:pPr>
        <w:tabs>
          <w:tab w:val="num" w:pos="0"/>
        </w:tabs>
        <w:ind w:left="1506" w:hanging="360"/>
      </w:pPr>
    </w:lvl>
    <w:lvl w:ilvl="2">
      <w:start w:val="1"/>
      <w:numFmt w:val="lowerRoman"/>
      <w:lvlText w:val="%2.%3."/>
      <w:lvlJc w:val="right"/>
      <w:pPr>
        <w:tabs>
          <w:tab w:val="num" w:pos="0"/>
        </w:tabs>
        <w:ind w:left="2226" w:hanging="180"/>
      </w:pPr>
    </w:lvl>
    <w:lvl w:ilvl="3">
      <w:start w:val="1"/>
      <w:numFmt w:val="decimal"/>
      <w:lvlText w:val="%2.%3.%4."/>
      <w:lvlJc w:val="left"/>
      <w:pPr>
        <w:tabs>
          <w:tab w:val="num" w:pos="0"/>
        </w:tabs>
        <w:ind w:left="2946" w:hanging="360"/>
      </w:pPr>
    </w:lvl>
    <w:lvl w:ilvl="4">
      <w:start w:val="1"/>
      <w:numFmt w:val="lowerLetter"/>
      <w:lvlText w:val="%2.%3.%4.%5."/>
      <w:lvlJc w:val="left"/>
      <w:pPr>
        <w:tabs>
          <w:tab w:val="num" w:pos="0"/>
        </w:tabs>
        <w:ind w:left="3666" w:hanging="360"/>
      </w:pPr>
    </w:lvl>
    <w:lvl w:ilvl="5">
      <w:start w:val="1"/>
      <w:numFmt w:val="lowerRoman"/>
      <w:lvlText w:val="%2.%3.%4.%5.%6."/>
      <w:lvlJc w:val="right"/>
      <w:pPr>
        <w:tabs>
          <w:tab w:val="num" w:pos="0"/>
        </w:tabs>
        <w:ind w:left="4386" w:hanging="180"/>
      </w:pPr>
    </w:lvl>
    <w:lvl w:ilvl="6">
      <w:start w:val="1"/>
      <w:numFmt w:val="decimal"/>
      <w:lvlText w:val="%2.%3.%4.%5.%6.%7."/>
      <w:lvlJc w:val="left"/>
      <w:pPr>
        <w:tabs>
          <w:tab w:val="num" w:pos="0"/>
        </w:tabs>
        <w:ind w:left="5106" w:hanging="360"/>
      </w:pPr>
    </w:lvl>
    <w:lvl w:ilvl="7">
      <w:start w:val="1"/>
      <w:numFmt w:val="lowerLetter"/>
      <w:lvlText w:val="%2.%3.%4.%5.%6.%7.%8."/>
      <w:lvlJc w:val="left"/>
      <w:pPr>
        <w:tabs>
          <w:tab w:val="num" w:pos="0"/>
        </w:tabs>
        <w:ind w:left="5826" w:hanging="360"/>
      </w:pPr>
    </w:lvl>
    <w:lvl w:ilvl="8">
      <w:start w:val="1"/>
      <w:numFmt w:val="lowerRoman"/>
      <w:lvlText w:val="%2.%3.%4.%5.%6.%7.%8.%9."/>
      <w:lvlJc w:val="right"/>
      <w:pPr>
        <w:tabs>
          <w:tab w:val="num" w:pos="0"/>
        </w:tabs>
        <w:ind w:left="6546" w:hanging="180"/>
      </w:pPr>
    </w:lvl>
  </w:abstractNum>
  <w:abstractNum w:abstractNumId="7" w15:restartNumberingAfterBreak="0">
    <w:nsid w:val="00000009"/>
    <w:multiLevelType w:val="multilevel"/>
    <w:tmpl w:val="00000009"/>
    <w:name w:val="WWNum14"/>
    <w:lvl w:ilvl="0">
      <w:start w:val="1"/>
      <w:numFmt w:val="lowerLetter"/>
      <w:lvlText w:val="%1."/>
      <w:lvlJc w:val="left"/>
      <w:pPr>
        <w:tabs>
          <w:tab w:val="num" w:pos="0"/>
        </w:tabs>
        <w:ind w:left="1211" w:hanging="360"/>
      </w:pPr>
      <w:rPr>
        <w:b/>
        <w:bCs/>
      </w:rPr>
    </w:lvl>
    <w:lvl w:ilvl="1">
      <w:start w:val="1"/>
      <w:numFmt w:val="lowerLetter"/>
      <w:lvlText w:val="%2."/>
      <w:lvlJc w:val="left"/>
      <w:pPr>
        <w:tabs>
          <w:tab w:val="num" w:pos="0"/>
        </w:tabs>
        <w:ind w:left="1931" w:hanging="360"/>
      </w:pPr>
    </w:lvl>
    <w:lvl w:ilvl="2">
      <w:start w:val="1"/>
      <w:numFmt w:val="lowerRoman"/>
      <w:lvlText w:val="%2.%3."/>
      <w:lvlJc w:val="right"/>
      <w:pPr>
        <w:tabs>
          <w:tab w:val="num" w:pos="0"/>
        </w:tabs>
        <w:ind w:left="2651" w:hanging="180"/>
      </w:pPr>
    </w:lvl>
    <w:lvl w:ilvl="3">
      <w:start w:val="1"/>
      <w:numFmt w:val="decimal"/>
      <w:lvlText w:val="%2.%3.%4."/>
      <w:lvlJc w:val="left"/>
      <w:pPr>
        <w:tabs>
          <w:tab w:val="num" w:pos="0"/>
        </w:tabs>
        <w:ind w:left="3371" w:hanging="360"/>
      </w:pPr>
    </w:lvl>
    <w:lvl w:ilvl="4">
      <w:start w:val="1"/>
      <w:numFmt w:val="lowerLetter"/>
      <w:lvlText w:val="%2.%3.%4.%5."/>
      <w:lvlJc w:val="left"/>
      <w:pPr>
        <w:tabs>
          <w:tab w:val="num" w:pos="0"/>
        </w:tabs>
        <w:ind w:left="4091" w:hanging="360"/>
      </w:pPr>
    </w:lvl>
    <w:lvl w:ilvl="5">
      <w:start w:val="1"/>
      <w:numFmt w:val="lowerRoman"/>
      <w:lvlText w:val="%2.%3.%4.%5.%6."/>
      <w:lvlJc w:val="right"/>
      <w:pPr>
        <w:tabs>
          <w:tab w:val="num" w:pos="0"/>
        </w:tabs>
        <w:ind w:left="4811" w:hanging="180"/>
      </w:pPr>
    </w:lvl>
    <w:lvl w:ilvl="6">
      <w:start w:val="1"/>
      <w:numFmt w:val="decimal"/>
      <w:lvlText w:val="%2.%3.%4.%5.%6.%7."/>
      <w:lvlJc w:val="left"/>
      <w:pPr>
        <w:tabs>
          <w:tab w:val="num" w:pos="0"/>
        </w:tabs>
        <w:ind w:left="5531" w:hanging="360"/>
      </w:pPr>
    </w:lvl>
    <w:lvl w:ilvl="7">
      <w:start w:val="1"/>
      <w:numFmt w:val="lowerLetter"/>
      <w:lvlText w:val="%2.%3.%4.%5.%6.%7.%8."/>
      <w:lvlJc w:val="left"/>
      <w:pPr>
        <w:tabs>
          <w:tab w:val="num" w:pos="0"/>
        </w:tabs>
        <w:ind w:left="6251" w:hanging="360"/>
      </w:pPr>
    </w:lvl>
    <w:lvl w:ilvl="8">
      <w:start w:val="1"/>
      <w:numFmt w:val="lowerRoman"/>
      <w:lvlText w:val="%2.%3.%4.%5.%6.%7.%8.%9."/>
      <w:lvlJc w:val="right"/>
      <w:pPr>
        <w:tabs>
          <w:tab w:val="num" w:pos="0"/>
        </w:tabs>
        <w:ind w:left="6971" w:hanging="180"/>
      </w:pPr>
    </w:lvl>
  </w:abstractNum>
  <w:abstractNum w:abstractNumId="8" w15:restartNumberingAfterBreak="0">
    <w:nsid w:val="0000000A"/>
    <w:multiLevelType w:val="multilevel"/>
    <w:tmpl w:val="0000000A"/>
    <w:name w:val="WWNum15"/>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rPr>
    </w:lvl>
    <w:lvl w:ilvl="8">
      <w:start w:val="1"/>
      <w:numFmt w:val="bullet"/>
      <w:lvlText w:val=""/>
      <w:lvlJc w:val="left"/>
      <w:pPr>
        <w:tabs>
          <w:tab w:val="num" w:pos="0"/>
        </w:tabs>
        <w:ind w:left="7200" w:hanging="360"/>
      </w:pPr>
      <w:rPr>
        <w:rFonts w:ascii="Wingdings" w:hAnsi="Wingdings"/>
      </w:rPr>
    </w:lvl>
  </w:abstractNum>
  <w:abstractNum w:abstractNumId="9" w15:restartNumberingAfterBreak="0">
    <w:nsid w:val="0000000B"/>
    <w:multiLevelType w:val="multilevel"/>
    <w:tmpl w:val="0000000B"/>
    <w:name w:val="WWNum16"/>
    <w:lvl w:ilvl="0">
      <w:start w:val="1"/>
      <w:numFmt w:val="decimal"/>
      <w:lvlText w:val="%1."/>
      <w:lvlJc w:val="left"/>
      <w:pPr>
        <w:tabs>
          <w:tab w:val="num" w:pos="0"/>
        </w:tabs>
        <w:ind w:left="720" w:hanging="360"/>
      </w:pPr>
    </w:lvl>
    <w:lvl w:ilvl="1">
      <w:start w:val="1"/>
      <w:numFmt w:val="bullet"/>
      <w:lvlText w:val=""/>
      <w:lvlJc w:val="left"/>
      <w:pPr>
        <w:tabs>
          <w:tab w:val="num" w:pos="0"/>
        </w:tabs>
        <w:ind w:left="1440" w:hanging="360"/>
      </w:pPr>
      <w:rPr>
        <w:rFonts w:ascii="Symbol" w:hAnsi="Symbol"/>
      </w:rPr>
    </w:lvl>
    <w:lvl w:ilvl="2">
      <w:start w:val="1"/>
      <w:numFmt w:val="lowerLetter"/>
      <w:lvlText w:val="%2.%3)"/>
      <w:lvlJc w:val="left"/>
      <w:pPr>
        <w:tabs>
          <w:tab w:val="num" w:pos="0"/>
        </w:tabs>
        <w:ind w:left="2430" w:hanging="360"/>
      </w:pPr>
      <w:rPr>
        <w:b w:val="0"/>
        <w:bCs/>
        <w:strike w:val="0"/>
        <w:dstrike w:val="0"/>
        <w:u w:val="none"/>
        <w:effect w:val="none"/>
      </w:r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0" w15:restartNumberingAfterBreak="0">
    <w:nsid w:val="0000000C"/>
    <w:multiLevelType w:val="multilevel"/>
    <w:tmpl w:val="0000000C"/>
    <w:name w:val="WWNum17"/>
    <w:lvl w:ilvl="0">
      <w:start w:val="1"/>
      <w:numFmt w:val="lowerRoman"/>
      <w:lvlText w:val="%1."/>
      <w:lvlJc w:val="right"/>
      <w:pPr>
        <w:tabs>
          <w:tab w:val="num" w:pos="0"/>
        </w:tabs>
        <w:ind w:left="928" w:hanging="360"/>
      </w:pPr>
      <w:rPr>
        <w:b/>
        <w:bCs/>
      </w:rPr>
    </w:lvl>
    <w:lvl w:ilvl="1">
      <w:start w:val="1"/>
      <w:numFmt w:val="lowerLetter"/>
      <w:lvlText w:val="%2."/>
      <w:lvlJc w:val="left"/>
      <w:pPr>
        <w:tabs>
          <w:tab w:val="num" w:pos="0"/>
        </w:tabs>
        <w:ind w:left="1648" w:hanging="360"/>
      </w:pPr>
    </w:lvl>
    <w:lvl w:ilvl="2">
      <w:start w:val="1"/>
      <w:numFmt w:val="lowerRoman"/>
      <w:lvlText w:val="%2.%3."/>
      <w:lvlJc w:val="right"/>
      <w:pPr>
        <w:tabs>
          <w:tab w:val="num" w:pos="0"/>
        </w:tabs>
        <w:ind w:left="2368" w:hanging="180"/>
      </w:pPr>
    </w:lvl>
    <w:lvl w:ilvl="3">
      <w:start w:val="1"/>
      <w:numFmt w:val="decimal"/>
      <w:lvlText w:val="%2.%3.%4."/>
      <w:lvlJc w:val="left"/>
      <w:pPr>
        <w:tabs>
          <w:tab w:val="num" w:pos="0"/>
        </w:tabs>
        <w:ind w:left="3088" w:hanging="360"/>
      </w:pPr>
    </w:lvl>
    <w:lvl w:ilvl="4">
      <w:start w:val="1"/>
      <w:numFmt w:val="lowerLetter"/>
      <w:lvlText w:val="%2.%3.%4.%5."/>
      <w:lvlJc w:val="left"/>
      <w:pPr>
        <w:tabs>
          <w:tab w:val="num" w:pos="0"/>
        </w:tabs>
        <w:ind w:left="3808" w:hanging="360"/>
      </w:pPr>
    </w:lvl>
    <w:lvl w:ilvl="5">
      <w:start w:val="1"/>
      <w:numFmt w:val="lowerRoman"/>
      <w:lvlText w:val="%2.%3.%4.%5.%6."/>
      <w:lvlJc w:val="right"/>
      <w:pPr>
        <w:tabs>
          <w:tab w:val="num" w:pos="0"/>
        </w:tabs>
        <w:ind w:left="4528" w:hanging="180"/>
      </w:pPr>
    </w:lvl>
    <w:lvl w:ilvl="6">
      <w:start w:val="1"/>
      <w:numFmt w:val="decimal"/>
      <w:lvlText w:val="%2.%3.%4.%5.%6.%7."/>
      <w:lvlJc w:val="left"/>
      <w:pPr>
        <w:tabs>
          <w:tab w:val="num" w:pos="0"/>
        </w:tabs>
        <w:ind w:left="5248" w:hanging="360"/>
      </w:pPr>
    </w:lvl>
    <w:lvl w:ilvl="7">
      <w:start w:val="1"/>
      <w:numFmt w:val="lowerLetter"/>
      <w:lvlText w:val="%2.%3.%4.%5.%6.%7.%8."/>
      <w:lvlJc w:val="left"/>
      <w:pPr>
        <w:tabs>
          <w:tab w:val="num" w:pos="0"/>
        </w:tabs>
        <w:ind w:left="5968" w:hanging="360"/>
      </w:pPr>
    </w:lvl>
    <w:lvl w:ilvl="8">
      <w:start w:val="1"/>
      <w:numFmt w:val="lowerRoman"/>
      <w:lvlText w:val="%2.%3.%4.%5.%6.%7.%8.%9."/>
      <w:lvlJc w:val="right"/>
      <w:pPr>
        <w:tabs>
          <w:tab w:val="num" w:pos="0"/>
        </w:tabs>
        <w:ind w:left="6688" w:hanging="180"/>
      </w:pPr>
    </w:lvl>
  </w:abstractNum>
  <w:abstractNum w:abstractNumId="11" w15:restartNumberingAfterBreak="0">
    <w:nsid w:val="05D2055E"/>
    <w:multiLevelType w:val="hybridMultilevel"/>
    <w:tmpl w:val="360A89E0"/>
    <w:lvl w:ilvl="0" w:tplc="B9BC09FC">
      <w:start w:val="1"/>
      <w:numFmt w:val="lowerLetter"/>
      <w:lvlText w:val="(%1)"/>
      <w:lvlJc w:val="left"/>
      <w:pPr>
        <w:ind w:left="720" w:hanging="360"/>
      </w:pPr>
      <w:rPr>
        <w:rFonts w:ascii="Arial MT" w:eastAsia="Arial MT" w:hAnsi="Arial MT" w:cs="Arial MT" w:hint="default"/>
        <w:w w:val="100"/>
        <w:sz w:val="22"/>
        <w:szCs w:val="22"/>
        <w:lang w:val="en-US" w:eastAsia="en-US" w:bidi="ar-SA"/>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BAE43CD"/>
    <w:multiLevelType w:val="hybridMultilevel"/>
    <w:tmpl w:val="A566E9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9B1616E"/>
    <w:multiLevelType w:val="multilevel"/>
    <w:tmpl w:val="E4E0E5B2"/>
    <w:lvl w:ilvl="0">
      <w:start w:val="1"/>
      <w:numFmt w:val="lowerRoman"/>
      <w:lvlText w:val="%1)"/>
      <w:lvlJc w:val="left"/>
      <w:pPr>
        <w:ind w:left="1500" w:hanging="720"/>
      </w:pPr>
    </w:lvl>
    <w:lvl w:ilvl="1">
      <w:start w:val="1"/>
      <w:numFmt w:val="lowerLetter"/>
      <w:lvlText w:val="%2."/>
      <w:lvlJc w:val="left"/>
      <w:pPr>
        <w:ind w:left="1860" w:hanging="360"/>
      </w:pPr>
    </w:lvl>
    <w:lvl w:ilvl="2">
      <w:start w:val="1"/>
      <w:numFmt w:val="lowerRoman"/>
      <w:lvlText w:val="%3."/>
      <w:lvlJc w:val="right"/>
      <w:pPr>
        <w:ind w:left="2580" w:hanging="180"/>
      </w:pPr>
    </w:lvl>
    <w:lvl w:ilvl="3">
      <w:start w:val="1"/>
      <w:numFmt w:val="decimal"/>
      <w:lvlText w:val="%4."/>
      <w:lvlJc w:val="left"/>
      <w:pPr>
        <w:ind w:left="3300" w:hanging="360"/>
      </w:pPr>
    </w:lvl>
    <w:lvl w:ilvl="4">
      <w:start w:val="1"/>
      <w:numFmt w:val="lowerLetter"/>
      <w:lvlText w:val="%5."/>
      <w:lvlJc w:val="left"/>
      <w:pPr>
        <w:ind w:left="4020" w:hanging="360"/>
      </w:pPr>
    </w:lvl>
    <w:lvl w:ilvl="5">
      <w:start w:val="1"/>
      <w:numFmt w:val="lowerRoman"/>
      <w:lvlText w:val="%6."/>
      <w:lvlJc w:val="right"/>
      <w:pPr>
        <w:ind w:left="4740" w:hanging="180"/>
      </w:pPr>
    </w:lvl>
    <w:lvl w:ilvl="6">
      <w:start w:val="1"/>
      <w:numFmt w:val="decimal"/>
      <w:lvlText w:val="%7."/>
      <w:lvlJc w:val="left"/>
      <w:pPr>
        <w:ind w:left="5460" w:hanging="360"/>
      </w:pPr>
    </w:lvl>
    <w:lvl w:ilvl="7">
      <w:start w:val="1"/>
      <w:numFmt w:val="lowerLetter"/>
      <w:lvlText w:val="%8."/>
      <w:lvlJc w:val="left"/>
      <w:pPr>
        <w:ind w:left="6180" w:hanging="360"/>
      </w:pPr>
    </w:lvl>
    <w:lvl w:ilvl="8">
      <w:start w:val="1"/>
      <w:numFmt w:val="lowerRoman"/>
      <w:lvlText w:val="%9."/>
      <w:lvlJc w:val="right"/>
      <w:pPr>
        <w:ind w:left="6900" w:hanging="180"/>
      </w:pPr>
    </w:lvl>
  </w:abstractNum>
  <w:abstractNum w:abstractNumId="14" w15:restartNumberingAfterBreak="0">
    <w:nsid w:val="3386680C"/>
    <w:multiLevelType w:val="hybridMultilevel"/>
    <w:tmpl w:val="AA40ED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93C713C"/>
    <w:multiLevelType w:val="hybridMultilevel"/>
    <w:tmpl w:val="7F50C2E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CB7059D"/>
    <w:multiLevelType w:val="hybridMultilevel"/>
    <w:tmpl w:val="B77CB356"/>
    <w:lvl w:ilvl="0" w:tplc="90A0F1A4">
      <w:start w:val="1"/>
      <w:numFmt w:val="upperLetter"/>
      <w:lvlText w:val="(%1)"/>
      <w:lvlJc w:val="left"/>
      <w:pPr>
        <w:ind w:left="1080" w:hanging="360"/>
      </w:pPr>
      <w:rPr>
        <w:rFonts w:hint="default"/>
      </w:rPr>
    </w:lvl>
    <w:lvl w:ilvl="1" w:tplc="40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E034CAE"/>
    <w:multiLevelType w:val="hybridMultilevel"/>
    <w:tmpl w:val="D4404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DF5D8D"/>
    <w:multiLevelType w:val="hybridMultilevel"/>
    <w:tmpl w:val="8CDEB8A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67C13C3"/>
    <w:multiLevelType w:val="hybridMultilevel"/>
    <w:tmpl w:val="A3C42E9E"/>
    <w:lvl w:ilvl="0" w:tplc="B9BC09FC">
      <w:start w:val="1"/>
      <w:numFmt w:val="lowerLetter"/>
      <w:lvlText w:val="(%1)"/>
      <w:lvlJc w:val="left"/>
      <w:pPr>
        <w:ind w:left="720" w:hanging="360"/>
      </w:pPr>
      <w:rPr>
        <w:rFonts w:ascii="Arial MT" w:eastAsia="Arial MT" w:hAnsi="Arial MT" w:cs="Arial MT" w:hint="default"/>
        <w:w w:val="100"/>
        <w:sz w:val="22"/>
        <w:szCs w:val="22"/>
        <w:lang w:val="en-US" w:eastAsia="en-US" w:bidi="ar-SA"/>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7257C31"/>
    <w:multiLevelType w:val="hybridMultilevel"/>
    <w:tmpl w:val="D1F671FA"/>
    <w:lvl w:ilvl="0" w:tplc="1D80F818">
      <w:start w:val="1"/>
      <w:numFmt w:val="decimal"/>
      <w:lvlText w:val="%1."/>
      <w:lvlJc w:val="left"/>
      <w:pPr>
        <w:ind w:left="480" w:hanging="360"/>
      </w:pPr>
      <w:rPr>
        <w:rFonts w:ascii="Arial MT" w:eastAsia="Arial MT" w:hAnsi="Arial MT" w:cs="Arial MT" w:hint="default"/>
        <w:spacing w:val="-1"/>
        <w:w w:val="100"/>
        <w:sz w:val="22"/>
        <w:szCs w:val="22"/>
        <w:lang w:val="en-US" w:eastAsia="en-US" w:bidi="ar-SA"/>
      </w:rPr>
    </w:lvl>
    <w:lvl w:ilvl="1" w:tplc="44109CE6">
      <w:start w:val="1"/>
      <w:numFmt w:val="lowerRoman"/>
      <w:lvlText w:val="(%2)"/>
      <w:lvlJc w:val="left"/>
      <w:pPr>
        <w:ind w:left="1920" w:hanging="720"/>
      </w:pPr>
      <w:rPr>
        <w:b/>
        <w:bCs/>
        <w:w w:val="100"/>
        <w:lang w:val="en-US" w:eastAsia="en-US" w:bidi="ar-SA"/>
      </w:rPr>
    </w:lvl>
    <w:lvl w:ilvl="2" w:tplc="B9BC09FC">
      <w:start w:val="1"/>
      <w:numFmt w:val="lowerLetter"/>
      <w:lvlText w:val="(%3)"/>
      <w:lvlJc w:val="left"/>
      <w:pPr>
        <w:ind w:left="2641" w:hanging="360"/>
      </w:pPr>
      <w:rPr>
        <w:rFonts w:ascii="Arial MT" w:eastAsia="Arial MT" w:hAnsi="Arial MT" w:cs="Arial MT" w:hint="default"/>
        <w:w w:val="100"/>
        <w:sz w:val="22"/>
        <w:szCs w:val="22"/>
        <w:lang w:val="en-US" w:eastAsia="en-US" w:bidi="ar-SA"/>
      </w:rPr>
    </w:lvl>
    <w:lvl w:ilvl="3" w:tplc="5B0408DA">
      <w:start w:val="1"/>
      <w:numFmt w:val="lowerRoman"/>
      <w:lvlText w:val="(%4)"/>
      <w:lvlJc w:val="left"/>
      <w:pPr>
        <w:ind w:left="3001" w:hanging="588"/>
      </w:pPr>
      <w:rPr>
        <w:rFonts w:ascii="Arial MT" w:eastAsia="Arial MT" w:hAnsi="Arial MT" w:cs="Arial MT" w:hint="default"/>
        <w:spacing w:val="-2"/>
        <w:w w:val="100"/>
        <w:sz w:val="22"/>
        <w:szCs w:val="22"/>
        <w:lang w:val="en-US" w:eastAsia="en-US" w:bidi="ar-SA"/>
      </w:rPr>
    </w:lvl>
    <w:lvl w:ilvl="4" w:tplc="11F8D542">
      <w:numFmt w:val="bullet"/>
      <w:lvlText w:val="•"/>
      <w:lvlJc w:val="left"/>
      <w:pPr>
        <w:ind w:left="3000" w:hanging="588"/>
      </w:pPr>
      <w:rPr>
        <w:lang w:val="en-US" w:eastAsia="en-US" w:bidi="ar-SA"/>
      </w:rPr>
    </w:lvl>
    <w:lvl w:ilvl="5" w:tplc="C0C03F64">
      <w:numFmt w:val="bullet"/>
      <w:lvlText w:val="•"/>
      <w:lvlJc w:val="left"/>
      <w:pPr>
        <w:ind w:left="3984" w:hanging="588"/>
      </w:pPr>
      <w:rPr>
        <w:lang w:val="en-US" w:eastAsia="en-US" w:bidi="ar-SA"/>
      </w:rPr>
    </w:lvl>
    <w:lvl w:ilvl="6" w:tplc="6A025B4A">
      <w:numFmt w:val="bullet"/>
      <w:lvlText w:val="•"/>
      <w:lvlJc w:val="left"/>
      <w:pPr>
        <w:ind w:left="4968" w:hanging="588"/>
      </w:pPr>
      <w:rPr>
        <w:lang w:val="en-US" w:eastAsia="en-US" w:bidi="ar-SA"/>
      </w:rPr>
    </w:lvl>
    <w:lvl w:ilvl="7" w:tplc="8F32D6E0">
      <w:numFmt w:val="bullet"/>
      <w:lvlText w:val="•"/>
      <w:lvlJc w:val="left"/>
      <w:pPr>
        <w:ind w:left="5953" w:hanging="588"/>
      </w:pPr>
      <w:rPr>
        <w:lang w:val="en-US" w:eastAsia="en-US" w:bidi="ar-SA"/>
      </w:rPr>
    </w:lvl>
    <w:lvl w:ilvl="8" w:tplc="D3889612">
      <w:numFmt w:val="bullet"/>
      <w:lvlText w:val="•"/>
      <w:lvlJc w:val="left"/>
      <w:pPr>
        <w:ind w:left="6937" w:hanging="588"/>
      </w:pPr>
      <w:rPr>
        <w:lang w:val="en-US" w:eastAsia="en-US" w:bidi="ar-SA"/>
      </w:rPr>
    </w:lvl>
  </w:abstractNum>
  <w:abstractNum w:abstractNumId="21" w15:restartNumberingAfterBreak="0">
    <w:nsid w:val="5B412013"/>
    <w:multiLevelType w:val="hybridMultilevel"/>
    <w:tmpl w:val="60563280"/>
    <w:lvl w:ilvl="0" w:tplc="4009000F">
      <w:start w:val="1"/>
      <w:numFmt w:val="decimal"/>
      <w:lvlText w:val="%1."/>
      <w:lvlJc w:val="left"/>
      <w:pPr>
        <w:ind w:left="2716" w:hanging="360"/>
      </w:pPr>
      <w:rPr>
        <w:rFonts w:hint="default"/>
      </w:rPr>
    </w:lvl>
    <w:lvl w:ilvl="1" w:tplc="40090019">
      <w:start w:val="1"/>
      <w:numFmt w:val="lowerLetter"/>
      <w:lvlText w:val="%2."/>
      <w:lvlJc w:val="left"/>
      <w:pPr>
        <w:ind w:left="3436" w:hanging="360"/>
      </w:pPr>
    </w:lvl>
    <w:lvl w:ilvl="2" w:tplc="4009001B" w:tentative="1">
      <w:start w:val="1"/>
      <w:numFmt w:val="lowerRoman"/>
      <w:lvlText w:val="%3."/>
      <w:lvlJc w:val="right"/>
      <w:pPr>
        <w:ind w:left="4156" w:hanging="180"/>
      </w:pPr>
    </w:lvl>
    <w:lvl w:ilvl="3" w:tplc="4009000F" w:tentative="1">
      <w:start w:val="1"/>
      <w:numFmt w:val="decimal"/>
      <w:lvlText w:val="%4."/>
      <w:lvlJc w:val="left"/>
      <w:pPr>
        <w:ind w:left="4876" w:hanging="360"/>
      </w:pPr>
    </w:lvl>
    <w:lvl w:ilvl="4" w:tplc="40090019" w:tentative="1">
      <w:start w:val="1"/>
      <w:numFmt w:val="lowerLetter"/>
      <w:lvlText w:val="%5."/>
      <w:lvlJc w:val="left"/>
      <w:pPr>
        <w:ind w:left="5596" w:hanging="360"/>
      </w:pPr>
    </w:lvl>
    <w:lvl w:ilvl="5" w:tplc="4009001B" w:tentative="1">
      <w:start w:val="1"/>
      <w:numFmt w:val="lowerRoman"/>
      <w:lvlText w:val="%6."/>
      <w:lvlJc w:val="right"/>
      <w:pPr>
        <w:ind w:left="6316" w:hanging="180"/>
      </w:pPr>
    </w:lvl>
    <w:lvl w:ilvl="6" w:tplc="4009000F" w:tentative="1">
      <w:start w:val="1"/>
      <w:numFmt w:val="decimal"/>
      <w:lvlText w:val="%7."/>
      <w:lvlJc w:val="left"/>
      <w:pPr>
        <w:ind w:left="7036" w:hanging="360"/>
      </w:pPr>
    </w:lvl>
    <w:lvl w:ilvl="7" w:tplc="40090019" w:tentative="1">
      <w:start w:val="1"/>
      <w:numFmt w:val="lowerLetter"/>
      <w:lvlText w:val="%8."/>
      <w:lvlJc w:val="left"/>
      <w:pPr>
        <w:ind w:left="7756" w:hanging="360"/>
      </w:pPr>
    </w:lvl>
    <w:lvl w:ilvl="8" w:tplc="4009001B" w:tentative="1">
      <w:start w:val="1"/>
      <w:numFmt w:val="lowerRoman"/>
      <w:lvlText w:val="%9."/>
      <w:lvlJc w:val="right"/>
      <w:pPr>
        <w:ind w:left="8476" w:hanging="180"/>
      </w:pPr>
    </w:lvl>
  </w:abstractNum>
  <w:abstractNum w:abstractNumId="22" w15:restartNumberingAfterBreak="0">
    <w:nsid w:val="5BE9389F"/>
    <w:multiLevelType w:val="multilevel"/>
    <w:tmpl w:val="D18EBF84"/>
    <w:lvl w:ilvl="0">
      <w:start w:val="1"/>
      <w:numFmt w:val="lowerRoman"/>
      <w:lvlText w:val="%1)"/>
      <w:lvlJc w:val="left"/>
      <w:pPr>
        <w:ind w:left="2940" w:hanging="720"/>
      </w:pPr>
    </w:lvl>
    <w:lvl w:ilvl="1">
      <w:start w:val="1"/>
      <w:numFmt w:val="lowerLetter"/>
      <w:lvlText w:val="%2."/>
      <w:lvlJc w:val="left"/>
      <w:pPr>
        <w:ind w:left="3300" w:hanging="360"/>
      </w:pPr>
    </w:lvl>
    <w:lvl w:ilvl="2">
      <w:start w:val="1"/>
      <w:numFmt w:val="lowerRoman"/>
      <w:lvlText w:val="%3."/>
      <w:lvlJc w:val="right"/>
      <w:pPr>
        <w:ind w:left="4020" w:hanging="180"/>
      </w:pPr>
    </w:lvl>
    <w:lvl w:ilvl="3">
      <w:start w:val="1"/>
      <w:numFmt w:val="decimal"/>
      <w:lvlText w:val="%4."/>
      <w:lvlJc w:val="left"/>
      <w:pPr>
        <w:ind w:left="4740" w:hanging="360"/>
      </w:pPr>
    </w:lvl>
    <w:lvl w:ilvl="4">
      <w:start w:val="1"/>
      <w:numFmt w:val="lowerLetter"/>
      <w:lvlText w:val="%5."/>
      <w:lvlJc w:val="left"/>
      <w:pPr>
        <w:ind w:left="5460" w:hanging="360"/>
      </w:pPr>
    </w:lvl>
    <w:lvl w:ilvl="5">
      <w:start w:val="1"/>
      <w:numFmt w:val="lowerRoman"/>
      <w:lvlText w:val="%6."/>
      <w:lvlJc w:val="right"/>
      <w:pPr>
        <w:ind w:left="6180" w:hanging="180"/>
      </w:pPr>
    </w:lvl>
    <w:lvl w:ilvl="6">
      <w:start w:val="1"/>
      <w:numFmt w:val="decimal"/>
      <w:lvlText w:val="%7."/>
      <w:lvlJc w:val="left"/>
      <w:pPr>
        <w:ind w:left="6900" w:hanging="360"/>
      </w:pPr>
    </w:lvl>
    <w:lvl w:ilvl="7">
      <w:start w:val="1"/>
      <w:numFmt w:val="lowerLetter"/>
      <w:lvlText w:val="%8."/>
      <w:lvlJc w:val="left"/>
      <w:pPr>
        <w:ind w:left="7620" w:hanging="360"/>
      </w:pPr>
    </w:lvl>
    <w:lvl w:ilvl="8">
      <w:start w:val="1"/>
      <w:numFmt w:val="lowerRoman"/>
      <w:lvlText w:val="%9."/>
      <w:lvlJc w:val="right"/>
      <w:pPr>
        <w:ind w:left="8340" w:hanging="180"/>
      </w:pPr>
    </w:lvl>
  </w:abstractNum>
  <w:abstractNum w:abstractNumId="23" w15:restartNumberingAfterBreak="0">
    <w:nsid w:val="6BF90A47"/>
    <w:multiLevelType w:val="multilevel"/>
    <w:tmpl w:val="011AA3BC"/>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EC46882"/>
    <w:multiLevelType w:val="multilevel"/>
    <w:tmpl w:val="02C6D7A4"/>
    <w:lvl w:ilvl="0">
      <w:start w:val="1"/>
      <w:numFmt w:val="lowerRoman"/>
      <w:lvlText w:val="(%1)"/>
      <w:lvlJc w:val="left"/>
      <w:pPr>
        <w:ind w:left="780" w:hanging="720"/>
      </w:p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0098688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04417701">
    <w:abstractNumId w:val="2"/>
  </w:num>
  <w:num w:numId="3" w16cid:durableId="11044962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392933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150774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41591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8631220">
    <w:abstractNumId w:val="20"/>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8" w16cid:durableId="1519181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265676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61146811">
    <w:abstractNumId w:val="8"/>
  </w:num>
  <w:num w:numId="11" w16cid:durableId="1849129189">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551895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66864827">
    <w:abstractNumId w:val="17"/>
  </w:num>
  <w:num w:numId="14" w16cid:durableId="436490735">
    <w:abstractNumId w:val="23"/>
  </w:num>
  <w:num w:numId="15" w16cid:durableId="1230576053">
    <w:abstractNumId w:val="14"/>
  </w:num>
  <w:num w:numId="16" w16cid:durableId="668481496">
    <w:abstractNumId w:val="15"/>
  </w:num>
  <w:num w:numId="17" w16cid:durableId="1610429997">
    <w:abstractNumId w:val="16"/>
  </w:num>
  <w:num w:numId="18" w16cid:durableId="1017774800">
    <w:abstractNumId w:val="18"/>
  </w:num>
  <w:num w:numId="19" w16cid:durableId="1925409210">
    <w:abstractNumId w:val="12"/>
  </w:num>
  <w:num w:numId="20" w16cid:durableId="110364111">
    <w:abstractNumId w:val="24"/>
  </w:num>
  <w:num w:numId="21" w16cid:durableId="86268370">
    <w:abstractNumId w:val="13"/>
  </w:num>
  <w:num w:numId="22" w16cid:durableId="861865383">
    <w:abstractNumId w:val="22"/>
  </w:num>
  <w:num w:numId="23" w16cid:durableId="75178978">
    <w:abstractNumId w:val="20"/>
  </w:num>
  <w:num w:numId="24" w16cid:durableId="1785616278">
    <w:abstractNumId w:val="11"/>
  </w:num>
  <w:num w:numId="25" w16cid:durableId="1959100115">
    <w:abstractNumId w:val="19"/>
  </w:num>
  <w:num w:numId="26" w16cid:durableId="183712984">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shika Singh     /LWBG/IBANK/DLI">
    <w15:presenceInfo w15:providerId="AD" w15:userId="S::884897@icicibank.com::9b02b071-fece-4b5b-90a7-da5f58dc3a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C33"/>
    <w:rsid w:val="000155FC"/>
    <w:rsid w:val="0004040E"/>
    <w:rsid w:val="00066105"/>
    <w:rsid w:val="00095F45"/>
    <w:rsid w:val="000D3321"/>
    <w:rsid w:val="000F52E5"/>
    <w:rsid w:val="00105C33"/>
    <w:rsid w:val="00106DF1"/>
    <w:rsid w:val="00120E1C"/>
    <w:rsid w:val="00133F45"/>
    <w:rsid w:val="0015564C"/>
    <w:rsid w:val="00165EB7"/>
    <w:rsid w:val="001B1D79"/>
    <w:rsid w:val="001B30EB"/>
    <w:rsid w:val="001D436C"/>
    <w:rsid w:val="001F250C"/>
    <w:rsid w:val="0020159E"/>
    <w:rsid w:val="00265E89"/>
    <w:rsid w:val="00286138"/>
    <w:rsid w:val="002A0976"/>
    <w:rsid w:val="002A0DCA"/>
    <w:rsid w:val="002A7995"/>
    <w:rsid w:val="002C0246"/>
    <w:rsid w:val="002E5CEF"/>
    <w:rsid w:val="00337067"/>
    <w:rsid w:val="00384FA2"/>
    <w:rsid w:val="003911E8"/>
    <w:rsid w:val="003A3861"/>
    <w:rsid w:val="00400C2F"/>
    <w:rsid w:val="004014DF"/>
    <w:rsid w:val="0046499D"/>
    <w:rsid w:val="00490780"/>
    <w:rsid w:val="004E404E"/>
    <w:rsid w:val="004F6521"/>
    <w:rsid w:val="005146A8"/>
    <w:rsid w:val="00544FD1"/>
    <w:rsid w:val="00563020"/>
    <w:rsid w:val="00570AC2"/>
    <w:rsid w:val="006061F6"/>
    <w:rsid w:val="00614A79"/>
    <w:rsid w:val="00614D77"/>
    <w:rsid w:val="00687716"/>
    <w:rsid w:val="006928BE"/>
    <w:rsid w:val="006C67F2"/>
    <w:rsid w:val="006D2AA5"/>
    <w:rsid w:val="006E6D40"/>
    <w:rsid w:val="00704AF5"/>
    <w:rsid w:val="0072006A"/>
    <w:rsid w:val="0072177B"/>
    <w:rsid w:val="00746C11"/>
    <w:rsid w:val="007500CD"/>
    <w:rsid w:val="00765F4F"/>
    <w:rsid w:val="007716AB"/>
    <w:rsid w:val="007E42F1"/>
    <w:rsid w:val="007F252E"/>
    <w:rsid w:val="008064F1"/>
    <w:rsid w:val="00834288"/>
    <w:rsid w:val="00876B1E"/>
    <w:rsid w:val="008C4085"/>
    <w:rsid w:val="008E6EAA"/>
    <w:rsid w:val="008F0E6A"/>
    <w:rsid w:val="008F6707"/>
    <w:rsid w:val="009168E6"/>
    <w:rsid w:val="00916AAA"/>
    <w:rsid w:val="00933C3F"/>
    <w:rsid w:val="00967F51"/>
    <w:rsid w:val="00996E05"/>
    <w:rsid w:val="00997217"/>
    <w:rsid w:val="009A71A4"/>
    <w:rsid w:val="009B4FD8"/>
    <w:rsid w:val="009D509D"/>
    <w:rsid w:val="009D5D00"/>
    <w:rsid w:val="009F6FFF"/>
    <w:rsid w:val="00A047B8"/>
    <w:rsid w:val="00A663B6"/>
    <w:rsid w:val="00A85D00"/>
    <w:rsid w:val="00AA5975"/>
    <w:rsid w:val="00AB43E1"/>
    <w:rsid w:val="00AC15F9"/>
    <w:rsid w:val="00AC1B7E"/>
    <w:rsid w:val="00AE099F"/>
    <w:rsid w:val="00AE1160"/>
    <w:rsid w:val="00B011D3"/>
    <w:rsid w:val="00B1448F"/>
    <w:rsid w:val="00B34963"/>
    <w:rsid w:val="00B7619A"/>
    <w:rsid w:val="00B80189"/>
    <w:rsid w:val="00B92C88"/>
    <w:rsid w:val="00BB3E16"/>
    <w:rsid w:val="00BD6B8F"/>
    <w:rsid w:val="00C002EC"/>
    <w:rsid w:val="00C054EC"/>
    <w:rsid w:val="00C519F1"/>
    <w:rsid w:val="00C66932"/>
    <w:rsid w:val="00C9330D"/>
    <w:rsid w:val="00CB672E"/>
    <w:rsid w:val="00CC3E7B"/>
    <w:rsid w:val="00CE58A9"/>
    <w:rsid w:val="00D15C1D"/>
    <w:rsid w:val="00D7359C"/>
    <w:rsid w:val="00D83E8C"/>
    <w:rsid w:val="00DA1982"/>
    <w:rsid w:val="00DA3D73"/>
    <w:rsid w:val="00DA4FEF"/>
    <w:rsid w:val="00DB4F26"/>
    <w:rsid w:val="00DD0A43"/>
    <w:rsid w:val="00E04D69"/>
    <w:rsid w:val="00E505BE"/>
    <w:rsid w:val="00E67A66"/>
    <w:rsid w:val="00E77634"/>
    <w:rsid w:val="00E95F82"/>
    <w:rsid w:val="00EA6625"/>
    <w:rsid w:val="00EC79FD"/>
    <w:rsid w:val="00F32F28"/>
    <w:rsid w:val="00F33B1D"/>
    <w:rsid w:val="00F5076E"/>
    <w:rsid w:val="00F64B0B"/>
    <w:rsid w:val="00F864B5"/>
    <w:rsid w:val="00FA0C91"/>
    <w:rsid w:val="00FB7296"/>
    <w:rsid w:val="00FF0E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985F0"/>
  <w15:docId w15:val="{D99C1D7D-2C4A-42EC-804A-45F79E7D9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7067"/>
    <w:pPr>
      <w:suppressAutoHyphens/>
      <w:spacing w:after="0" w:line="100" w:lineRule="atLeast"/>
    </w:pPr>
    <w:rPr>
      <w:rFonts w:ascii="Times New Roman" w:eastAsia="Times New Roman" w:hAnsi="Times New Roman" w:cs="Times New Roman"/>
      <w:sz w:val="24"/>
      <w:szCs w:val="24"/>
      <w:lang w:eastAsia="ar-SA"/>
    </w:rPr>
  </w:style>
  <w:style w:type="paragraph" w:styleId="Heading1">
    <w:name w:val="heading 1"/>
    <w:basedOn w:val="Normal"/>
    <w:next w:val="BodyText"/>
    <w:link w:val="Heading1Char"/>
    <w:qFormat/>
    <w:rsid w:val="00105C33"/>
    <w:pPr>
      <w:keepNext/>
      <w:keepLines/>
      <w:numPr>
        <w:numId w:val="1"/>
      </w:numPr>
      <w:spacing w:before="480"/>
      <w:outlineLvl w:val="0"/>
    </w:pPr>
    <w:rPr>
      <w:rFonts w:ascii="Cambria" w:hAnsi="Cambria" w:cs="font288"/>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05C33"/>
    <w:rPr>
      <w:rFonts w:ascii="Cambria" w:eastAsia="Times New Roman" w:hAnsi="Cambria" w:cs="font288"/>
      <w:b/>
      <w:bCs/>
      <w:color w:val="365F91"/>
      <w:sz w:val="28"/>
      <w:szCs w:val="28"/>
      <w:lang w:eastAsia="ar-SA"/>
    </w:rPr>
  </w:style>
  <w:style w:type="paragraph" w:styleId="BodyText">
    <w:name w:val="Body Text"/>
    <w:basedOn w:val="Normal"/>
    <w:link w:val="BodyTextChar"/>
    <w:uiPriority w:val="99"/>
    <w:unhideWhenUsed/>
    <w:rsid w:val="00105C33"/>
    <w:pPr>
      <w:spacing w:after="120"/>
    </w:pPr>
  </w:style>
  <w:style w:type="character" w:customStyle="1" w:styleId="BodyTextChar">
    <w:name w:val="Body Text Char"/>
    <w:basedOn w:val="DefaultParagraphFont"/>
    <w:link w:val="BodyText"/>
    <w:uiPriority w:val="99"/>
    <w:rsid w:val="00105C33"/>
    <w:rPr>
      <w:rFonts w:ascii="Times New Roman" w:eastAsia="Times New Roman" w:hAnsi="Times New Roman" w:cs="Times New Roman"/>
      <w:sz w:val="24"/>
      <w:szCs w:val="24"/>
      <w:lang w:eastAsia="ar-SA"/>
    </w:rPr>
  </w:style>
  <w:style w:type="paragraph" w:styleId="BodyTextIndent2">
    <w:name w:val="Body Text Indent 2"/>
    <w:basedOn w:val="Normal"/>
    <w:link w:val="BodyTextIndent2Char"/>
    <w:semiHidden/>
    <w:unhideWhenUsed/>
    <w:rsid w:val="00105C33"/>
    <w:pPr>
      <w:spacing w:after="120" w:line="480" w:lineRule="auto"/>
      <w:ind w:left="360"/>
    </w:pPr>
  </w:style>
  <w:style w:type="character" w:customStyle="1" w:styleId="BodyTextIndent2Char">
    <w:name w:val="Body Text Indent 2 Char"/>
    <w:basedOn w:val="DefaultParagraphFont"/>
    <w:link w:val="BodyTextIndent2"/>
    <w:semiHidden/>
    <w:rsid w:val="00105C33"/>
    <w:rPr>
      <w:rFonts w:ascii="Times New Roman" w:eastAsia="Times New Roman" w:hAnsi="Times New Roman" w:cs="Times New Roman"/>
      <w:sz w:val="24"/>
      <w:szCs w:val="24"/>
      <w:lang w:eastAsia="ar-SA"/>
    </w:rPr>
  </w:style>
  <w:style w:type="paragraph" w:styleId="ListParagraph">
    <w:name w:val="List Paragraph"/>
    <w:aliases w:val="Citation List,Dot pt,F5 List Paragraph,List Paragraph1,Colorful List - Accent 11,No Spacing1,List Paragraph Char Char Char,Indicator Text,Numbered Para 1,Bullet 1,Bullet Points,List Paragraph2,MAIN CONTENT,OBC Bullet,List Paragraph12"/>
    <w:basedOn w:val="Normal"/>
    <w:link w:val="ListParagraphChar"/>
    <w:uiPriority w:val="34"/>
    <w:qFormat/>
    <w:rsid w:val="00105C33"/>
    <w:pPr>
      <w:ind w:left="720"/>
    </w:pPr>
  </w:style>
  <w:style w:type="table" w:styleId="TableGrid">
    <w:name w:val="Table Grid"/>
    <w:basedOn w:val="TableNormal"/>
    <w:uiPriority w:val="39"/>
    <w:rsid w:val="00105C33"/>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87716"/>
    <w:pPr>
      <w:suppressAutoHyphens w:val="0"/>
      <w:spacing w:before="100" w:beforeAutospacing="1" w:after="100" w:afterAutospacing="1" w:line="240" w:lineRule="auto"/>
    </w:pPr>
    <w:rPr>
      <w:lang w:eastAsia="en-US"/>
    </w:rPr>
  </w:style>
  <w:style w:type="character" w:customStyle="1" w:styleId="ListParagraphChar">
    <w:name w:val="List Paragraph Char"/>
    <w:aliases w:val="Citation List Char,Dot pt Char,F5 List Paragraph Char,List Paragraph1 Char,Colorful List - Accent 11 Char,No Spacing1 Char,List Paragraph Char Char Char Char,Indicator Text Char,Numbered Para 1 Char,Bullet 1 Char,Bullet Points Char"/>
    <w:link w:val="ListParagraph"/>
    <w:uiPriority w:val="34"/>
    <w:locked/>
    <w:rsid w:val="00AC15F9"/>
    <w:rPr>
      <w:rFonts w:ascii="Times New Roman" w:eastAsia="Times New Roman" w:hAnsi="Times New Roman" w:cs="Times New Roman"/>
      <w:sz w:val="24"/>
      <w:szCs w:val="24"/>
      <w:lang w:eastAsia="ar-SA"/>
    </w:rPr>
  </w:style>
  <w:style w:type="character" w:styleId="CommentReference">
    <w:name w:val="annotation reference"/>
    <w:basedOn w:val="DefaultParagraphFont"/>
    <w:uiPriority w:val="99"/>
    <w:semiHidden/>
    <w:unhideWhenUsed/>
    <w:rsid w:val="00A663B6"/>
    <w:rPr>
      <w:sz w:val="16"/>
      <w:szCs w:val="16"/>
    </w:rPr>
  </w:style>
  <w:style w:type="paragraph" w:styleId="CommentText">
    <w:name w:val="annotation text"/>
    <w:basedOn w:val="Normal"/>
    <w:link w:val="CommentTextChar"/>
    <w:uiPriority w:val="99"/>
    <w:unhideWhenUsed/>
    <w:rsid w:val="00A663B6"/>
    <w:pPr>
      <w:spacing w:line="240" w:lineRule="auto"/>
    </w:pPr>
    <w:rPr>
      <w:sz w:val="20"/>
      <w:szCs w:val="20"/>
    </w:rPr>
  </w:style>
  <w:style w:type="character" w:customStyle="1" w:styleId="CommentTextChar">
    <w:name w:val="Comment Text Char"/>
    <w:basedOn w:val="DefaultParagraphFont"/>
    <w:link w:val="CommentText"/>
    <w:uiPriority w:val="99"/>
    <w:rsid w:val="00A663B6"/>
    <w:rPr>
      <w:rFonts w:ascii="Times New Roman" w:eastAsia="Times New Roman" w:hAnsi="Times New Roman" w:cs="Times New Roman"/>
      <w:sz w:val="20"/>
      <w:szCs w:val="20"/>
      <w:lang w:eastAsia="ar-SA"/>
    </w:rPr>
  </w:style>
  <w:style w:type="paragraph" w:styleId="CommentSubject">
    <w:name w:val="annotation subject"/>
    <w:basedOn w:val="CommentText"/>
    <w:next w:val="CommentText"/>
    <w:link w:val="CommentSubjectChar"/>
    <w:uiPriority w:val="99"/>
    <w:semiHidden/>
    <w:unhideWhenUsed/>
    <w:rsid w:val="00A663B6"/>
    <w:rPr>
      <w:b/>
      <w:bCs/>
    </w:rPr>
  </w:style>
  <w:style w:type="character" w:customStyle="1" w:styleId="CommentSubjectChar">
    <w:name w:val="Comment Subject Char"/>
    <w:basedOn w:val="CommentTextChar"/>
    <w:link w:val="CommentSubject"/>
    <w:uiPriority w:val="99"/>
    <w:semiHidden/>
    <w:rsid w:val="00A663B6"/>
    <w:rPr>
      <w:rFonts w:ascii="Times New Roman" w:eastAsia="Times New Roman" w:hAnsi="Times New Roman" w:cs="Times New Roman"/>
      <w:b/>
      <w:bCs/>
      <w:sz w:val="20"/>
      <w:szCs w:val="20"/>
      <w:lang w:eastAsia="ar-SA"/>
    </w:rPr>
  </w:style>
  <w:style w:type="paragraph" w:styleId="Header">
    <w:name w:val="header"/>
    <w:basedOn w:val="Normal"/>
    <w:link w:val="HeaderChar"/>
    <w:uiPriority w:val="99"/>
    <w:unhideWhenUsed/>
    <w:rsid w:val="00EA6625"/>
    <w:pPr>
      <w:tabs>
        <w:tab w:val="center" w:pos="4513"/>
        <w:tab w:val="right" w:pos="9026"/>
      </w:tabs>
      <w:spacing w:line="240" w:lineRule="auto"/>
    </w:pPr>
  </w:style>
  <w:style w:type="character" w:customStyle="1" w:styleId="HeaderChar">
    <w:name w:val="Header Char"/>
    <w:basedOn w:val="DefaultParagraphFont"/>
    <w:link w:val="Header"/>
    <w:uiPriority w:val="99"/>
    <w:rsid w:val="00EA6625"/>
    <w:rPr>
      <w:rFonts w:ascii="Times New Roman" w:eastAsia="Times New Roman" w:hAnsi="Times New Roman" w:cs="Times New Roman"/>
      <w:sz w:val="24"/>
      <w:szCs w:val="24"/>
      <w:lang w:eastAsia="ar-SA"/>
    </w:rPr>
  </w:style>
  <w:style w:type="paragraph" w:styleId="Footer">
    <w:name w:val="footer"/>
    <w:basedOn w:val="Normal"/>
    <w:link w:val="FooterChar"/>
    <w:uiPriority w:val="99"/>
    <w:unhideWhenUsed/>
    <w:rsid w:val="00EA6625"/>
    <w:pPr>
      <w:tabs>
        <w:tab w:val="center" w:pos="4513"/>
        <w:tab w:val="right" w:pos="9026"/>
      </w:tabs>
      <w:spacing w:line="240" w:lineRule="auto"/>
    </w:pPr>
  </w:style>
  <w:style w:type="character" w:customStyle="1" w:styleId="FooterChar">
    <w:name w:val="Footer Char"/>
    <w:basedOn w:val="DefaultParagraphFont"/>
    <w:link w:val="Footer"/>
    <w:uiPriority w:val="99"/>
    <w:rsid w:val="00EA6625"/>
    <w:rPr>
      <w:rFonts w:ascii="Times New Roman" w:eastAsia="Times New Roman" w:hAnsi="Times New Roman" w:cs="Times New Roman"/>
      <w:sz w:val="24"/>
      <w:szCs w:val="24"/>
      <w:lang w:eastAsia="ar-SA"/>
    </w:rPr>
  </w:style>
  <w:style w:type="paragraph" w:styleId="Revision">
    <w:name w:val="Revision"/>
    <w:hidden/>
    <w:uiPriority w:val="99"/>
    <w:semiHidden/>
    <w:rsid w:val="00FA0C91"/>
    <w:pPr>
      <w:spacing w:after="0" w:line="240" w:lineRule="auto"/>
    </w:pPr>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347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AB349-A196-46C6-A918-A3C258C7A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2946</Words>
  <Characters>16793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Sourav Roy</dc:creator>
  <cp:lastModifiedBy>KAMMA KRISHNA KIRAN</cp:lastModifiedBy>
  <cp:revision>3</cp:revision>
  <cp:lastPrinted>2024-01-08T08:07:00Z</cp:lastPrinted>
  <dcterms:created xsi:type="dcterms:W3CDTF">2026-06-10T12:33:00Z</dcterms:created>
  <dcterms:modified xsi:type="dcterms:W3CDTF">2026-06-13T17:22:00Z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d9864cd88b0a424e2db65bbf7e67b44d761edfb150c81ed6b17ff2bce887f406</vt:lpwstr>
  </property>
</Properties>
</file>